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0C8CF7" w14:textId="77777777" w:rsidR="00166251" w:rsidRDefault="0055601C">
      <w:pPr>
        <w:spacing w:line="259" w:lineRule="auto"/>
        <w:jc w:val="center"/>
        <w:rPr>
          <w:rFonts w:ascii="Calibri" w:eastAsia="Calibri" w:hAnsi="Calibri" w:cs="Calibri"/>
          <w:sz w:val="36"/>
          <w:szCs w:val="36"/>
        </w:rPr>
      </w:pPr>
      <w:r>
        <w:rPr>
          <w:rFonts w:ascii="Times New Roman" w:eastAsia="Times New Roman" w:hAnsi="Times New Roman" w:cs="Times New Roman"/>
          <w:noProof/>
          <w:sz w:val="28"/>
          <w:szCs w:val="28"/>
          <w:highlight w:val="white"/>
        </w:rPr>
        <w:drawing>
          <wp:inline distT="114300" distB="114300" distL="114300" distR="114300" wp14:anchorId="44B6B420" wp14:editId="3028FAA1">
            <wp:extent cx="3419475" cy="1085850"/>
            <wp:effectExtent l="0" t="0" r="0" b="0"/>
            <wp:docPr id="8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8"/>
                    <a:srcRect/>
                    <a:stretch>
                      <a:fillRect/>
                    </a:stretch>
                  </pic:blipFill>
                  <pic:spPr>
                    <a:xfrm>
                      <a:off x="0" y="0"/>
                      <a:ext cx="3419475" cy="1085850"/>
                    </a:xfrm>
                    <a:prstGeom prst="rect">
                      <a:avLst/>
                    </a:prstGeom>
                    <a:ln/>
                  </pic:spPr>
                </pic:pic>
              </a:graphicData>
            </a:graphic>
          </wp:inline>
        </w:drawing>
      </w:r>
    </w:p>
    <w:p w14:paraId="4A88A018" w14:textId="77777777" w:rsidR="00166251" w:rsidRDefault="00166251">
      <w:pPr>
        <w:spacing w:line="259" w:lineRule="auto"/>
        <w:jc w:val="center"/>
        <w:rPr>
          <w:rFonts w:ascii="Calibri" w:eastAsia="Calibri" w:hAnsi="Calibri" w:cs="Calibri"/>
          <w:sz w:val="36"/>
          <w:szCs w:val="36"/>
        </w:rPr>
      </w:pPr>
    </w:p>
    <w:p w14:paraId="767293AE" w14:textId="15AAEF3A" w:rsidR="00166251" w:rsidRDefault="00166251">
      <w:pPr>
        <w:spacing w:line="259" w:lineRule="auto"/>
        <w:jc w:val="center"/>
        <w:rPr>
          <w:rFonts w:ascii="Calibri" w:eastAsia="Calibri" w:hAnsi="Calibri" w:cs="Calibri"/>
          <w:sz w:val="36"/>
          <w:szCs w:val="36"/>
        </w:rPr>
      </w:pPr>
    </w:p>
    <w:p w14:paraId="59A842EF" w14:textId="77777777" w:rsidR="00C85068" w:rsidRDefault="00C85068">
      <w:pPr>
        <w:spacing w:line="259" w:lineRule="auto"/>
        <w:jc w:val="center"/>
        <w:rPr>
          <w:rFonts w:ascii="Calibri" w:eastAsia="Calibri" w:hAnsi="Calibri" w:cs="Calibri"/>
          <w:sz w:val="36"/>
          <w:szCs w:val="36"/>
        </w:rPr>
      </w:pPr>
    </w:p>
    <w:p w14:paraId="249867AF" w14:textId="77777777" w:rsidR="00166251" w:rsidRDefault="0055601C">
      <w:pPr>
        <w:spacing w:line="259" w:lineRule="auto"/>
        <w:jc w:val="center"/>
        <w:rPr>
          <w:rFonts w:ascii="Times New Roman" w:eastAsia="Times New Roman" w:hAnsi="Times New Roman" w:cs="Times New Roman"/>
          <w:b/>
          <w:sz w:val="32"/>
          <w:szCs w:val="32"/>
        </w:rPr>
      </w:pPr>
      <w:r>
        <w:rPr>
          <w:rFonts w:ascii="Calibri" w:eastAsia="Calibri" w:hAnsi="Calibri" w:cs="Calibri"/>
          <w:sz w:val="32"/>
          <w:szCs w:val="32"/>
        </w:rPr>
        <w:t xml:space="preserve"> </w:t>
      </w:r>
      <w:r>
        <w:rPr>
          <w:rFonts w:ascii="Times New Roman" w:eastAsia="Times New Roman" w:hAnsi="Times New Roman" w:cs="Times New Roman"/>
          <w:b/>
          <w:sz w:val="32"/>
          <w:szCs w:val="32"/>
        </w:rPr>
        <w:t>ITE222 Final Project Report</w:t>
      </w:r>
    </w:p>
    <w:p w14:paraId="05CE6697" w14:textId="77777777" w:rsidR="00166251" w:rsidRDefault="00166251">
      <w:pPr>
        <w:spacing w:line="259" w:lineRule="auto"/>
        <w:rPr>
          <w:rFonts w:ascii="Calibri" w:eastAsia="Calibri" w:hAnsi="Calibri" w:cs="Calibri"/>
          <w:sz w:val="32"/>
          <w:szCs w:val="32"/>
        </w:rPr>
      </w:pPr>
    </w:p>
    <w:p w14:paraId="5A42634E" w14:textId="365A2E08" w:rsidR="00166251" w:rsidRDefault="00166251">
      <w:pPr>
        <w:spacing w:line="259" w:lineRule="auto"/>
        <w:rPr>
          <w:rFonts w:ascii="Calibri" w:eastAsia="Calibri" w:hAnsi="Calibri" w:cs="Calibri"/>
          <w:sz w:val="32"/>
          <w:szCs w:val="32"/>
        </w:rPr>
      </w:pPr>
    </w:p>
    <w:p w14:paraId="3CA4B470" w14:textId="77777777" w:rsidR="00C85068" w:rsidRDefault="00C85068">
      <w:pPr>
        <w:spacing w:line="259" w:lineRule="auto"/>
        <w:rPr>
          <w:rFonts w:ascii="Calibri" w:eastAsia="Calibri" w:hAnsi="Calibri" w:cs="Calibri"/>
          <w:sz w:val="32"/>
          <w:szCs w:val="32"/>
        </w:rPr>
      </w:pPr>
    </w:p>
    <w:p w14:paraId="3FE886DF" w14:textId="77777777" w:rsidR="00166251" w:rsidRDefault="0055601C">
      <w:pPr>
        <w:spacing w:line="259"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4"/>
          <w:szCs w:val="34"/>
        </w:rPr>
        <w:t>Project Title: Stamford Hospital application development with the database system.</w:t>
      </w:r>
    </w:p>
    <w:p w14:paraId="09BDF770" w14:textId="57CA2747" w:rsidR="00C85068" w:rsidRDefault="00C85068">
      <w:pPr>
        <w:spacing w:line="259" w:lineRule="auto"/>
        <w:rPr>
          <w:rFonts w:ascii="Times New Roman" w:eastAsia="Times New Roman" w:hAnsi="Times New Roman" w:cs="Times New Roman"/>
          <w:sz w:val="32"/>
          <w:szCs w:val="32"/>
        </w:rPr>
      </w:pPr>
    </w:p>
    <w:p w14:paraId="0151B35A" w14:textId="77777777" w:rsidR="00C85068" w:rsidRDefault="00C85068">
      <w:pPr>
        <w:spacing w:line="259" w:lineRule="auto"/>
        <w:rPr>
          <w:rFonts w:ascii="Times New Roman" w:eastAsia="Times New Roman" w:hAnsi="Times New Roman" w:cs="Times New Roman"/>
          <w:sz w:val="32"/>
          <w:szCs w:val="32"/>
        </w:rPr>
      </w:pPr>
    </w:p>
    <w:p w14:paraId="293AA1E6" w14:textId="77777777" w:rsidR="00166251" w:rsidRDefault="00166251">
      <w:pPr>
        <w:spacing w:line="259" w:lineRule="auto"/>
        <w:rPr>
          <w:rFonts w:ascii="Times New Roman" w:eastAsia="Times New Roman" w:hAnsi="Times New Roman" w:cs="Times New Roman"/>
          <w:sz w:val="32"/>
          <w:szCs w:val="32"/>
        </w:rPr>
      </w:pPr>
    </w:p>
    <w:p w14:paraId="4961B8E4" w14:textId="77777777" w:rsidR="00166251" w:rsidRDefault="0055601C">
      <w:pPr>
        <w:spacing w:line="259"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Course: ITE222 - Programming II</w:t>
      </w:r>
    </w:p>
    <w:p w14:paraId="44FECF7B" w14:textId="77777777" w:rsidR="00166251" w:rsidRDefault="00166251">
      <w:pPr>
        <w:spacing w:line="259" w:lineRule="auto"/>
        <w:jc w:val="center"/>
        <w:rPr>
          <w:rFonts w:ascii="Times New Roman" w:eastAsia="Times New Roman" w:hAnsi="Times New Roman" w:cs="Times New Roman"/>
          <w:b/>
          <w:sz w:val="32"/>
          <w:szCs w:val="32"/>
        </w:rPr>
      </w:pPr>
    </w:p>
    <w:p w14:paraId="7E6A748D" w14:textId="77777777" w:rsidR="00166251" w:rsidRDefault="0055601C">
      <w:pPr>
        <w:spacing w:line="259"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Section 1 </w:t>
      </w:r>
    </w:p>
    <w:p w14:paraId="55064161" w14:textId="77777777" w:rsidR="00166251" w:rsidRDefault="00166251">
      <w:pPr>
        <w:spacing w:line="259" w:lineRule="auto"/>
        <w:jc w:val="center"/>
        <w:rPr>
          <w:rFonts w:ascii="Times New Roman" w:eastAsia="Times New Roman" w:hAnsi="Times New Roman" w:cs="Times New Roman"/>
          <w:b/>
          <w:sz w:val="32"/>
          <w:szCs w:val="32"/>
        </w:rPr>
      </w:pPr>
    </w:p>
    <w:p w14:paraId="6C06FF53" w14:textId="77777777" w:rsidR="00166251" w:rsidRDefault="0055601C">
      <w:pPr>
        <w:spacing w:line="259" w:lineRule="auto"/>
        <w:jc w:val="center"/>
        <w:rPr>
          <w:rFonts w:ascii="Times New Roman" w:eastAsia="Times New Roman" w:hAnsi="Times New Roman" w:cs="Times New Roman"/>
          <w:b/>
          <w:sz w:val="34"/>
          <w:szCs w:val="34"/>
        </w:rPr>
      </w:pPr>
      <w:r>
        <w:rPr>
          <w:rFonts w:ascii="Times New Roman" w:eastAsia="Times New Roman" w:hAnsi="Times New Roman" w:cs="Times New Roman"/>
          <w:b/>
          <w:sz w:val="32"/>
          <w:szCs w:val="32"/>
        </w:rPr>
        <w:t xml:space="preserve">Term 1-2021 </w:t>
      </w:r>
    </w:p>
    <w:p w14:paraId="637E123B" w14:textId="09776858" w:rsidR="00166251" w:rsidRDefault="00166251">
      <w:pPr>
        <w:spacing w:line="259" w:lineRule="auto"/>
        <w:rPr>
          <w:rFonts w:ascii="Times New Roman" w:eastAsia="Times New Roman" w:hAnsi="Times New Roman" w:cs="Times New Roman"/>
          <w:b/>
          <w:sz w:val="32"/>
          <w:szCs w:val="32"/>
        </w:rPr>
      </w:pPr>
    </w:p>
    <w:p w14:paraId="44EAB243" w14:textId="77777777" w:rsidR="00C85068" w:rsidRDefault="00C85068">
      <w:pPr>
        <w:spacing w:line="259" w:lineRule="auto"/>
        <w:rPr>
          <w:rFonts w:ascii="Times New Roman" w:eastAsia="Times New Roman" w:hAnsi="Times New Roman" w:cs="Times New Roman"/>
          <w:b/>
          <w:sz w:val="32"/>
          <w:szCs w:val="32"/>
        </w:rPr>
      </w:pPr>
    </w:p>
    <w:p w14:paraId="768E3DAB" w14:textId="77777777" w:rsidR="00166251" w:rsidRDefault="00166251">
      <w:pPr>
        <w:spacing w:line="259" w:lineRule="auto"/>
        <w:rPr>
          <w:rFonts w:ascii="Times New Roman" w:eastAsia="Times New Roman" w:hAnsi="Times New Roman" w:cs="Times New Roman"/>
          <w:b/>
          <w:sz w:val="32"/>
          <w:szCs w:val="32"/>
        </w:rPr>
      </w:pPr>
    </w:p>
    <w:p w14:paraId="49E0B9F6" w14:textId="77777777" w:rsidR="00166251" w:rsidRDefault="0055601C">
      <w:pPr>
        <w:spacing w:line="259"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Course Teacher: </w:t>
      </w:r>
      <w:proofErr w:type="spellStart"/>
      <w:r>
        <w:rPr>
          <w:rFonts w:ascii="Times New Roman" w:eastAsia="Times New Roman" w:hAnsi="Times New Roman" w:cs="Times New Roman"/>
          <w:b/>
          <w:sz w:val="32"/>
          <w:szCs w:val="32"/>
        </w:rPr>
        <w:t>Atikom</w:t>
      </w:r>
      <w:proofErr w:type="spellEnd"/>
      <w:r>
        <w:rPr>
          <w:rFonts w:ascii="Times New Roman" w:eastAsia="Times New Roman" w:hAnsi="Times New Roman" w:cs="Times New Roman"/>
          <w:b/>
          <w:sz w:val="32"/>
          <w:szCs w:val="32"/>
        </w:rPr>
        <w:t xml:space="preserve"> </w:t>
      </w:r>
      <w:proofErr w:type="spellStart"/>
      <w:r>
        <w:rPr>
          <w:rFonts w:ascii="Times New Roman" w:eastAsia="Times New Roman" w:hAnsi="Times New Roman" w:cs="Times New Roman"/>
          <w:b/>
          <w:sz w:val="32"/>
          <w:szCs w:val="32"/>
        </w:rPr>
        <w:t>Srivallop</w:t>
      </w:r>
      <w:proofErr w:type="spellEnd"/>
    </w:p>
    <w:p w14:paraId="5184DA32" w14:textId="264C9629" w:rsidR="00166251" w:rsidRDefault="00166251">
      <w:pPr>
        <w:spacing w:line="259" w:lineRule="auto"/>
        <w:jc w:val="center"/>
        <w:rPr>
          <w:rFonts w:ascii="Times New Roman" w:eastAsia="Times New Roman" w:hAnsi="Times New Roman" w:cs="Times New Roman"/>
          <w:b/>
          <w:sz w:val="32"/>
          <w:szCs w:val="32"/>
        </w:rPr>
      </w:pPr>
    </w:p>
    <w:p w14:paraId="63295E16" w14:textId="450B5EDD" w:rsidR="00C85068" w:rsidRDefault="00C85068">
      <w:pPr>
        <w:spacing w:line="259" w:lineRule="auto"/>
        <w:jc w:val="center"/>
        <w:rPr>
          <w:rFonts w:ascii="Times New Roman" w:eastAsia="Times New Roman" w:hAnsi="Times New Roman" w:cs="Times New Roman"/>
          <w:b/>
          <w:sz w:val="32"/>
          <w:szCs w:val="32"/>
        </w:rPr>
      </w:pPr>
    </w:p>
    <w:p w14:paraId="60431B33" w14:textId="77777777" w:rsidR="00C85068" w:rsidRDefault="00C85068">
      <w:pPr>
        <w:spacing w:line="259" w:lineRule="auto"/>
        <w:jc w:val="center"/>
        <w:rPr>
          <w:rFonts w:ascii="Times New Roman" w:eastAsia="Times New Roman" w:hAnsi="Times New Roman" w:cs="Times New Roman"/>
          <w:b/>
          <w:sz w:val="32"/>
          <w:szCs w:val="32"/>
        </w:rPr>
      </w:pPr>
    </w:p>
    <w:p w14:paraId="02DD77FE" w14:textId="13BB7EB4" w:rsidR="00D140DB" w:rsidRDefault="00D140DB" w:rsidP="00D140DB">
      <w:pPr>
        <w:spacing w:line="259" w:lineRule="auto"/>
        <w:jc w:val="center"/>
        <w:rPr>
          <w:rFonts w:ascii="Calibri" w:eastAsia="Calibri" w:hAnsi="Calibri" w:cs="Calibri"/>
          <w:b/>
          <w:sz w:val="32"/>
          <w:szCs w:val="32"/>
        </w:rPr>
      </w:pPr>
      <w:r>
        <w:rPr>
          <w:rFonts w:ascii="Calibri" w:eastAsia="Calibri" w:hAnsi="Calibri" w:cs="Calibri"/>
          <w:b/>
          <w:sz w:val="32"/>
          <w:szCs w:val="32"/>
        </w:rPr>
        <w:t xml:space="preserve">Student: </w:t>
      </w:r>
      <w:r>
        <w:rPr>
          <w:rFonts w:ascii="Calibri" w:eastAsia="Calibri" w:hAnsi="Calibri" w:cs="Calibri"/>
          <w:b/>
          <w:sz w:val="32"/>
          <w:szCs w:val="32"/>
        </w:rPr>
        <w:t>Fardina Kabir 1910080005</w:t>
      </w:r>
    </w:p>
    <w:p w14:paraId="35853A39" w14:textId="055106EC" w:rsidR="00166251" w:rsidRDefault="00166251">
      <w:pPr>
        <w:spacing w:line="259" w:lineRule="auto"/>
        <w:jc w:val="center"/>
        <w:rPr>
          <w:rFonts w:ascii="Calibri" w:eastAsia="Calibri" w:hAnsi="Calibri" w:cs="Calibri"/>
          <w:b/>
          <w:sz w:val="32"/>
          <w:szCs w:val="32"/>
        </w:rPr>
      </w:pPr>
    </w:p>
    <w:p w14:paraId="4AD0F992" w14:textId="0AE703B0" w:rsidR="00166251" w:rsidRDefault="00166251" w:rsidP="00B72688">
      <w:pPr>
        <w:spacing w:line="259" w:lineRule="auto"/>
        <w:rPr>
          <w:rFonts w:ascii="Calibri" w:eastAsia="Calibri" w:hAnsi="Calibri" w:cs="Calibri"/>
          <w:b/>
          <w:sz w:val="32"/>
          <w:szCs w:val="32"/>
        </w:rPr>
      </w:pPr>
    </w:p>
    <w:p w14:paraId="5B852611" w14:textId="1E123DAF" w:rsidR="00B72688" w:rsidRDefault="00B72688" w:rsidP="00B72688">
      <w:pPr>
        <w:spacing w:line="259" w:lineRule="auto"/>
        <w:rPr>
          <w:rFonts w:ascii="Calibri" w:eastAsia="Calibri" w:hAnsi="Calibri" w:cs="Calibri"/>
          <w:b/>
          <w:sz w:val="32"/>
          <w:szCs w:val="32"/>
        </w:rPr>
      </w:pPr>
    </w:p>
    <w:p w14:paraId="3CD51E71" w14:textId="56FDB3E9" w:rsidR="00B72688" w:rsidRDefault="00B72688" w:rsidP="00B72688">
      <w:pPr>
        <w:spacing w:line="259" w:lineRule="auto"/>
        <w:rPr>
          <w:rFonts w:ascii="Calibri" w:eastAsia="Calibri" w:hAnsi="Calibri" w:cs="Calibri"/>
          <w:b/>
          <w:sz w:val="32"/>
          <w:szCs w:val="32"/>
        </w:rPr>
      </w:pPr>
    </w:p>
    <w:p w14:paraId="5DEBC9D5" w14:textId="77777777" w:rsidR="00B72688" w:rsidRDefault="00B72688" w:rsidP="00B72688">
      <w:pPr>
        <w:spacing w:line="259" w:lineRule="auto"/>
        <w:rPr>
          <w:rFonts w:ascii="Times New Roman" w:eastAsia="Times New Roman" w:hAnsi="Times New Roman" w:cs="Times New Roman"/>
          <w:b/>
          <w:sz w:val="32"/>
          <w:szCs w:val="32"/>
        </w:rPr>
      </w:pPr>
    </w:p>
    <w:p w14:paraId="4E033952" w14:textId="1AF877C7" w:rsidR="00166251" w:rsidRDefault="00166251">
      <w:pPr>
        <w:spacing w:line="259" w:lineRule="auto"/>
        <w:jc w:val="center"/>
        <w:rPr>
          <w:rFonts w:ascii="Times New Roman" w:eastAsia="Times New Roman" w:hAnsi="Times New Roman" w:cs="Times New Roman"/>
          <w:b/>
          <w:sz w:val="32"/>
          <w:szCs w:val="32"/>
        </w:rPr>
      </w:pPr>
    </w:p>
    <w:p w14:paraId="4917C7D9" w14:textId="77777777" w:rsidR="00D140DB" w:rsidRDefault="00D140DB">
      <w:pPr>
        <w:spacing w:line="259" w:lineRule="auto"/>
        <w:jc w:val="center"/>
        <w:rPr>
          <w:rFonts w:ascii="Times New Roman" w:eastAsia="Times New Roman" w:hAnsi="Times New Roman" w:cs="Times New Roman"/>
          <w:b/>
          <w:sz w:val="32"/>
          <w:szCs w:val="32"/>
        </w:rPr>
      </w:pPr>
    </w:p>
    <w:p w14:paraId="4EFC362F" w14:textId="4176CB83" w:rsidR="00166251" w:rsidRDefault="00166251">
      <w:pPr>
        <w:jc w:val="both"/>
        <w:rPr>
          <w:rFonts w:ascii="Times New Roman" w:eastAsia="Times New Roman" w:hAnsi="Times New Roman" w:cs="Times New Roman"/>
          <w:b/>
          <w:sz w:val="32"/>
          <w:szCs w:val="32"/>
        </w:rPr>
      </w:pPr>
    </w:p>
    <w:sdt>
      <w:sdtPr>
        <w:rPr>
          <w:rFonts w:ascii="Arial" w:eastAsia="Arial" w:hAnsi="Arial" w:cs="Arial"/>
          <w:color w:val="auto"/>
          <w:sz w:val="22"/>
          <w:szCs w:val="22"/>
          <w:lang w:val="en-GB" w:bidi="th-TH"/>
        </w:rPr>
        <w:id w:val="1305739858"/>
        <w:docPartObj>
          <w:docPartGallery w:val="Table of Contents"/>
          <w:docPartUnique/>
        </w:docPartObj>
      </w:sdtPr>
      <w:sdtEndPr>
        <w:rPr>
          <w:b/>
          <w:bCs/>
          <w:noProof/>
        </w:rPr>
      </w:sdtEndPr>
      <w:sdtContent>
        <w:p w14:paraId="0D911881" w14:textId="2F3C9C2C" w:rsidR="005E6234" w:rsidRDefault="005E6234">
          <w:pPr>
            <w:pStyle w:val="TOCHeading"/>
          </w:pPr>
          <w:r>
            <w:t>Table of Contents</w:t>
          </w:r>
        </w:p>
        <w:p w14:paraId="433FFF1A" w14:textId="77777777" w:rsidR="005E6234" w:rsidRPr="005E6234" w:rsidRDefault="005E6234" w:rsidP="005E6234">
          <w:pPr>
            <w:rPr>
              <w:lang w:val="en-US" w:bidi="ar-SA"/>
            </w:rPr>
          </w:pPr>
        </w:p>
        <w:p w14:paraId="631502B3" w14:textId="132D652E" w:rsidR="000A2FFD" w:rsidRDefault="005E6234">
          <w:pPr>
            <w:pStyle w:val="TOC1"/>
            <w:tabs>
              <w:tab w:val="right" w:leader="dot" w:pos="9019"/>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85390042" w:history="1">
            <w:r w:rsidR="000A2FFD" w:rsidRPr="00D1536B">
              <w:rPr>
                <w:rStyle w:val="Hyperlink"/>
                <w:b/>
                <w:bCs/>
                <w:noProof/>
              </w:rPr>
              <w:t>Introduction</w:t>
            </w:r>
            <w:r w:rsidR="000A2FFD">
              <w:rPr>
                <w:noProof/>
                <w:webHidden/>
              </w:rPr>
              <w:tab/>
            </w:r>
            <w:r w:rsidR="000A2FFD">
              <w:rPr>
                <w:noProof/>
                <w:webHidden/>
              </w:rPr>
              <w:fldChar w:fldCharType="begin"/>
            </w:r>
            <w:r w:rsidR="000A2FFD">
              <w:rPr>
                <w:noProof/>
                <w:webHidden/>
              </w:rPr>
              <w:instrText xml:space="preserve"> PAGEREF _Toc85390042 \h </w:instrText>
            </w:r>
            <w:r w:rsidR="000A2FFD">
              <w:rPr>
                <w:noProof/>
                <w:webHidden/>
              </w:rPr>
            </w:r>
            <w:r w:rsidR="000A2FFD">
              <w:rPr>
                <w:noProof/>
                <w:webHidden/>
              </w:rPr>
              <w:fldChar w:fldCharType="separate"/>
            </w:r>
            <w:r w:rsidR="00C85068">
              <w:rPr>
                <w:noProof/>
                <w:webHidden/>
              </w:rPr>
              <w:t>2</w:t>
            </w:r>
            <w:r w:rsidR="000A2FFD">
              <w:rPr>
                <w:noProof/>
                <w:webHidden/>
              </w:rPr>
              <w:fldChar w:fldCharType="end"/>
            </w:r>
          </w:hyperlink>
        </w:p>
        <w:p w14:paraId="381588CF" w14:textId="7A8844BD" w:rsidR="000A2FFD" w:rsidRDefault="00000000">
          <w:pPr>
            <w:pStyle w:val="TOC1"/>
            <w:tabs>
              <w:tab w:val="right" w:leader="dot" w:pos="9019"/>
            </w:tabs>
            <w:rPr>
              <w:rFonts w:asciiTheme="minorHAnsi" w:eastAsiaTheme="minorEastAsia" w:hAnsiTheme="minorHAnsi" w:cstheme="minorBidi"/>
              <w:noProof/>
              <w:lang w:val="en-US"/>
            </w:rPr>
          </w:pPr>
          <w:hyperlink w:anchor="_Toc85390043" w:history="1">
            <w:r w:rsidR="000A2FFD" w:rsidRPr="00D1536B">
              <w:rPr>
                <w:rStyle w:val="Hyperlink"/>
                <w:b/>
                <w:bCs/>
                <w:noProof/>
              </w:rPr>
              <w:t>ER Diagram</w:t>
            </w:r>
            <w:r w:rsidR="000A2FFD">
              <w:rPr>
                <w:noProof/>
                <w:webHidden/>
              </w:rPr>
              <w:tab/>
            </w:r>
            <w:r w:rsidR="000A2FFD">
              <w:rPr>
                <w:noProof/>
                <w:webHidden/>
              </w:rPr>
              <w:fldChar w:fldCharType="begin"/>
            </w:r>
            <w:r w:rsidR="000A2FFD">
              <w:rPr>
                <w:noProof/>
                <w:webHidden/>
              </w:rPr>
              <w:instrText xml:space="preserve"> PAGEREF _Toc85390043 \h </w:instrText>
            </w:r>
            <w:r w:rsidR="000A2FFD">
              <w:rPr>
                <w:noProof/>
                <w:webHidden/>
              </w:rPr>
            </w:r>
            <w:r w:rsidR="000A2FFD">
              <w:rPr>
                <w:noProof/>
                <w:webHidden/>
              </w:rPr>
              <w:fldChar w:fldCharType="separate"/>
            </w:r>
            <w:r w:rsidR="00C85068">
              <w:rPr>
                <w:noProof/>
                <w:webHidden/>
              </w:rPr>
              <w:t>4</w:t>
            </w:r>
            <w:r w:rsidR="000A2FFD">
              <w:rPr>
                <w:noProof/>
                <w:webHidden/>
              </w:rPr>
              <w:fldChar w:fldCharType="end"/>
            </w:r>
          </w:hyperlink>
        </w:p>
        <w:p w14:paraId="2D2E49BD" w14:textId="24F8D058" w:rsidR="000A2FFD" w:rsidRDefault="00000000">
          <w:pPr>
            <w:pStyle w:val="TOC1"/>
            <w:tabs>
              <w:tab w:val="right" w:leader="dot" w:pos="9019"/>
            </w:tabs>
            <w:rPr>
              <w:rFonts w:asciiTheme="minorHAnsi" w:eastAsiaTheme="minorEastAsia" w:hAnsiTheme="minorHAnsi" w:cstheme="minorBidi"/>
              <w:noProof/>
              <w:lang w:val="en-US"/>
            </w:rPr>
          </w:pPr>
          <w:hyperlink w:anchor="_Toc85390044" w:history="1">
            <w:r w:rsidR="000A2FFD" w:rsidRPr="00D1536B">
              <w:rPr>
                <w:rStyle w:val="Hyperlink"/>
                <w:b/>
                <w:bCs/>
                <w:noProof/>
              </w:rPr>
              <w:t>Account</w:t>
            </w:r>
            <w:r w:rsidR="000A2FFD">
              <w:rPr>
                <w:noProof/>
                <w:webHidden/>
              </w:rPr>
              <w:tab/>
            </w:r>
            <w:r w:rsidR="000A2FFD">
              <w:rPr>
                <w:noProof/>
                <w:webHidden/>
              </w:rPr>
              <w:fldChar w:fldCharType="begin"/>
            </w:r>
            <w:r w:rsidR="000A2FFD">
              <w:rPr>
                <w:noProof/>
                <w:webHidden/>
              </w:rPr>
              <w:instrText xml:space="preserve"> PAGEREF _Toc85390044 \h </w:instrText>
            </w:r>
            <w:r w:rsidR="000A2FFD">
              <w:rPr>
                <w:noProof/>
                <w:webHidden/>
              </w:rPr>
            </w:r>
            <w:r w:rsidR="000A2FFD">
              <w:rPr>
                <w:noProof/>
                <w:webHidden/>
              </w:rPr>
              <w:fldChar w:fldCharType="separate"/>
            </w:r>
            <w:r w:rsidR="00C85068">
              <w:rPr>
                <w:noProof/>
                <w:webHidden/>
              </w:rPr>
              <w:t>5</w:t>
            </w:r>
            <w:r w:rsidR="000A2FFD">
              <w:rPr>
                <w:noProof/>
                <w:webHidden/>
              </w:rPr>
              <w:fldChar w:fldCharType="end"/>
            </w:r>
          </w:hyperlink>
        </w:p>
        <w:p w14:paraId="63CF97A6" w14:textId="36FFAD1C" w:rsidR="000A2FFD" w:rsidRDefault="00000000">
          <w:pPr>
            <w:pStyle w:val="TOC1"/>
            <w:tabs>
              <w:tab w:val="right" w:leader="dot" w:pos="9019"/>
            </w:tabs>
            <w:rPr>
              <w:rFonts w:asciiTheme="minorHAnsi" w:eastAsiaTheme="minorEastAsia" w:hAnsiTheme="minorHAnsi" w:cstheme="minorBidi"/>
              <w:noProof/>
              <w:lang w:val="en-US"/>
            </w:rPr>
          </w:pPr>
          <w:hyperlink w:anchor="_Toc85390045" w:history="1">
            <w:r w:rsidR="000A2FFD" w:rsidRPr="00D1536B">
              <w:rPr>
                <w:rStyle w:val="Hyperlink"/>
                <w:b/>
                <w:bCs/>
                <w:noProof/>
              </w:rPr>
              <w:t>Cancel</w:t>
            </w:r>
            <w:r w:rsidR="000A2FFD">
              <w:rPr>
                <w:noProof/>
                <w:webHidden/>
              </w:rPr>
              <w:tab/>
            </w:r>
            <w:r w:rsidR="000A2FFD">
              <w:rPr>
                <w:noProof/>
                <w:webHidden/>
              </w:rPr>
              <w:fldChar w:fldCharType="begin"/>
            </w:r>
            <w:r w:rsidR="000A2FFD">
              <w:rPr>
                <w:noProof/>
                <w:webHidden/>
              </w:rPr>
              <w:instrText xml:space="preserve"> PAGEREF _Toc85390045 \h </w:instrText>
            </w:r>
            <w:r w:rsidR="000A2FFD">
              <w:rPr>
                <w:noProof/>
                <w:webHidden/>
              </w:rPr>
            </w:r>
            <w:r w:rsidR="000A2FFD">
              <w:rPr>
                <w:noProof/>
                <w:webHidden/>
              </w:rPr>
              <w:fldChar w:fldCharType="separate"/>
            </w:r>
            <w:r w:rsidR="00C85068">
              <w:rPr>
                <w:noProof/>
                <w:webHidden/>
              </w:rPr>
              <w:t>7</w:t>
            </w:r>
            <w:r w:rsidR="000A2FFD">
              <w:rPr>
                <w:noProof/>
                <w:webHidden/>
              </w:rPr>
              <w:fldChar w:fldCharType="end"/>
            </w:r>
          </w:hyperlink>
        </w:p>
        <w:p w14:paraId="2DF999CA" w14:textId="7A2E5066" w:rsidR="000A2FFD" w:rsidRDefault="00000000">
          <w:pPr>
            <w:pStyle w:val="TOC1"/>
            <w:tabs>
              <w:tab w:val="right" w:leader="dot" w:pos="9019"/>
            </w:tabs>
            <w:rPr>
              <w:rFonts w:asciiTheme="minorHAnsi" w:eastAsiaTheme="minorEastAsia" w:hAnsiTheme="minorHAnsi" w:cstheme="minorBidi"/>
              <w:noProof/>
              <w:lang w:val="en-US"/>
            </w:rPr>
          </w:pPr>
          <w:hyperlink w:anchor="_Toc85390046" w:history="1">
            <w:r w:rsidR="000A2FFD" w:rsidRPr="00D1536B">
              <w:rPr>
                <w:rStyle w:val="Hyperlink"/>
                <w:b/>
                <w:bCs/>
                <w:noProof/>
              </w:rPr>
              <w:t>Create</w:t>
            </w:r>
            <w:r w:rsidR="000A2FFD">
              <w:rPr>
                <w:noProof/>
                <w:webHidden/>
              </w:rPr>
              <w:tab/>
            </w:r>
            <w:r w:rsidR="000A2FFD">
              <w:rPr>
                <w:noProof/>
                <w:webHidden/>
              </w:rPr>
              <w:fldChar w:fldCharType="begin"/>
            </w:r>
            <w:r w:rsidR="000A2FFD">
              <w:rPr>
                <w:noProof/>
                <w:webHidden/>
              </w:rPr>
              <w:instrText xml:space="preserve"> PAGEREF _Toc85390046 \h </w:instrText>
            </w:r>
            <w:r w:rsidR="000A2FFD">
              <w:rPr>
                <w:noProof/>
                <w:webHidden/>
              </w:rPr>
            </w:r>
            <w:r w:rsidR="000A2FFD">
              <w:rPr>
                <w:noProof/>
                <w:webHidden/>
              </w:rPr>
              <w:fldChar w:fldCharType="separate"/>
            </w:r>
            <w:r w:rsidR="00C85068">
              <w:rPr>
                <w:noProof/>
                <w:webHidden/>
              </w:rPr>
              <w:t>13</w:t>
            </w:r>
            <w:r w:rsidR="000A2FFD">
              <w:rPr>
                <w:noProof/>
                <w:webHidden/>
              </w:rPr>
              <w:fldChar w:fldCharType="end"/>
            </w:r>
          </w:hyperlink>
        </w:p>
        <w:p w14:paraId="5B8DB618" w14:textId="774C82F6" w:rsidR="000A2FFD" w:rsidRDefault="00000000">
          <w:pPr>
            <w:pStyle w:val="TOC1"/>
            <w:tabs>
              <w:tab w:val="right" w:leader="dot" w:pos="9019"/>
            </w:tabs>
            <w:rPr>
              <w:rFonts w:asciiTheme="minorHAnsi" w:eastAsiaTheme="minorEastAsia" w:hAnsiTheme="minorHAnsi" w:cstheme="minorBidi"/>
              <w:noProof/>
              <w:lang w:val="en-US"/>
            </w:rPr>
          </w:pPr>
          <w:hyperlink w:anchor="_Toc85390047" w:history="1">
            <w:r w:rsidR="000A2FFD" w:rsidRPr="00D1536B">
              <w:rPr>
                <w:rStyle w:val="Hyperlink"/>
                <w:b/>
                <w:bCs/>
                <w:noProof/>
              </w:rPr>
              <w:t>Home</w:t>
            </w:r>
            <w:r w:rsidR="000A2FFD">
              <w:rPr>
                <w:noProof/>
                <w:webHidden/>
              </w:rPr>
              <w:tab/>
            </w:r>
            <w:r w:rsidR="000A2FFD">
              <w:rPr>
                <w:noProof/>
                <w:webHidden/>
              </w:rPr>
              <w:fldChar w:fldCharType="begin"/>
            </w:r>
            <w:r w:rsidR="000A2FFD">
              <w:rPr>
                <w:noProof/>
                <w:webHidden/>
              </w:rPr>
              <w:instrText xml:space="preserve"> PAGEREF _Toc85390047 \h </w:instrText>
            </w:r>
            <w:r w:rsidR="000A2FFD">
              <w:rPr>
                <w:noProof/>
                <w:webHidden/>
              </w:rPr>
            </w:r>
            <w:r w:rsidR="000A2FFD">
              <w:rPr>
                <w:noProof/>
                <w:webHidden/>
              </w:rPr>
              <w:fldChar w:fldCharType="separate"/>
            </w:r>
            <w:r w:rsidR="00C85068">
              <w:rPr>
                <w:noProof/>
                <w:webHidden/>
              </w:rPr>
              <w:t>22</w:t>
            </w:r>
            <w:r w:rsidR="000A2FFD">
              <w:rPr>
                <w:noProof/>
                <w:webHidden/>
              </w:rPr>
              <w:fldChar w:fldCharType="end"/>
            </w:r>
          </w:hyperlink>
        </w:p>
        <w:p w14:paraId="668F9D25" w14:textId="0684C019" w:rsidR="000A2FFD" w:rsidRDefault="00000000">
          <w:pPr>
            <w:pStyle w:val="TOC1"/>
            <w:tabs>
              <w:tab w:val="right" w:leader="dot" w:pos="9019"/>
            </w:tabs>
            <w:rPr>
              <w:rFonts w:asciiTheme="minorHAnsi" w:eastAsiaTheme="minorEastAsia" w:hAnsiTheme="minorHAnsi" w:cstheme="minorBidi"/>
              <w:noProof/>
              <w:lang w:val="en-US"/>
            </w:rPr>
          </w:pPr>
          <w:hyperlink w:anchor="_Toc85390048" w:history="1">
            <w:r w:rsidR="000A2FFD" w:rsidRPr="00D1536B">
              <w:rPr>
                <w:rStyle w:val="Hyperlink"/>
                <w:b/>
                <w:bCs/>
                <w:noProof/>
              </w:rPr>
              <w:t>Sign-In</w:t>
            </w:r>
            <w:r w:rsidR="000A2FFD">
              <w:rPr>
                <w:noProof/>
                <w:webHidden/>
              </w:rPr>
              <w:tab/>
            </w:r>
            <w:r w:rsidR="000A2FFD">
              <w:rPr>
                <w:noProof/>
                <w:webHidden/>
              </w:rPr>
              <w:fldChar w:fldCharType="begin"/>
            </w:r>
            <w:r w:rsidR="000A2FFD">
              <w:rPr>
                <w:noProof/>
                <w:webHidden/>
              </w:rPr>
              <w:instrText xml:space="preserve"> PAGEREF _Toc85390048 \h </w:instrText>
            </w:r>
            <w:r w:rsidR="000A2FFD">
              <w:rPr>
                <w:noProof/>
                <w:webHidden/>
              </w:rPr>
            </w:r>
            <w:r w:rsidR="000A2FFD">
              <w:rPr>
                <w:noProof/>
                <w:webHidden/>
              </w:rPr>
              <w:fldChar w:fldCharType="separate"/>
            </w:r>
            <w:r w:rsidR="00C85068">
              <w:rPr>
                <w:noProof/>
                <w:webHidden/>
              </w:rPr>
              <w:t>25</w:t>
            </w:r>
            <w:r w:rsidR="000A2FFD">
              <w:rPr>
                <w:noProof/>
                <w:webHidden/>
              </w:rPr>
              <w:fldChar w:fldCharType="end"/>
            </w:r>
          </w:hyperlink>
        </w:p>
        <w:p w14:paraId="2E8C79E5" w14:textId="43DF68A5" w:rsidR="000A2FFD" w:rsidRDefault="00000000">
          <w:pPr>
            <w:pStyle w:val="TOC1"/>
            <w:tabs>
              <w:tab w:val="right" w:leader="dot" w:pos="9019"/>
            </w:tabs>
            <w:rPr>
              <w:rFonts w:asciiTheme="minorHAnsi" w:eastAsiaTheme="minorEastAsia" w:hAnsiTheme="minorHAnsi" w:cstheme="minorBidi"/>
              <w:noProof/>
              <w:lang w:val="en-US"/>
            </w:rPr>
          </w:pPr>
          <w:hyperlink w:anchor="_Toc85390049" w:history="1">
            <w:r w:rsidR="000A2FFD" w:rsidRPr="00D1536B">
              <w:rPr>
                <w:rStyle w:val="Hyperlink"/>
                <w:b/>
                <w:bCs/>
                <w:noProof/>
              </w:rPr>
              <w:t>Sign-Up</w:t>
            </w:r>
            <w:r w:rsidR="000A2FFD">
              <w:rPr>
                <w:noProof/>
                <w:webHidden/>
              </w:rPr>
              <w:tab/>
            </w:r>
            <w:r w:rsidR="000A2FFD">
              <w:rPr>
                <w:noProof/>
                <w:webHidden/>
              </w:rPr>
              <w:fldChar w:fldCharType="begin"/>
            </w:r>
            <w:r w:rsidR="000A2FFD">
              <w:rPr>
                <w:noProof/>
                <w:webHidden/>
              </w:rPr>
              <w:instrText xml:space="preserve"> PAGEREF _Toc85390049 \h </w:instrText>
            </w:r>
            <w:r w:rsidR="000A2FFD">
              <w:rPr>
                <w:noProof/>
                <w:webHidden/>
              </w:rPr>
            </w:r>
            <w:r w:rsidR="000A2FFD">
              <w:rPr>
                <w:noProof/>
                <w:webHidden/>
              </w:rPr>
              <w:fldChar w:fldCharType="separate"/>
            </w:r>
            <w:r w:rsidR="00C85068">
              <w:rPr>
                <w:noProof/>
                <w:webHidden/>
              </w:rPr>
              <w:t>27</w:t>
            </w:r>
            <w:r w:rsidR="000A2FFD">
              <w:rPr>
                <w:noProof/>
                <w:webHidden/>
              </w:rPr>
              <w:fldChar w:fldCharType="end"/>
            </w:r>
          </w:hyperlink>
        </w:p>
        <w:p w14:paraId="5E2D1DC8" w14:textId="5B80D419" w:rsidR="000A2FFD" w:rsidRDefault="00000000">
          <w:pPr>
            <w:pStyle w:val="TOC1"/>
            <w:tabs>
              <w:tab w:val="right" w:leader="dot" w:pos="9019"/>
            </w:tabs>
            <w:rPr>
              <w:rFonts w:asciiTheme="minorHAnsi" w:eastAsiaTheme="minorEastAsia" w:hAnsiTheme="minorHAnsi" w:cstheme="minorBidi"/>
              <w:noProof/>
              <w:lang w:val="en-US"/>
            </w:rPr>
          </w:pPr>
          <w:hyperlink w:anchor="_Toc85390050" w:history="1">
            <w:r w:rsidR="000A2FFD" w:rsidRPr="00D1536B">
              <w:rPr>
                <w:rStyle w:val="Hyperlink"/>
                <w:b/>
                <w:bCs/>
                <w:noProof/>
              </w:rPr>
              <w:t>View</w:t>
            </w:r>
            <w:r w:rsidR="000A2FFD">
              <w:rPr>
                <w:noProof/>
                <w:webHidden/>
              </w:rPr>
              <w:tab/>
            </w:r>
            <w:r w:rsidR="000A2FFD">
              <w:rPr>
                <w:noProof/>
                <w:webHidden/>
              </w:rPr>
              <w:fldChar w:fldCharType="begin"/>
            </w:r>
            <w:r w:rsidR="000A2FFD">
              <w:rPr>
                <w:noProof/>
                <w:webHidden/>
              </w:rPr>
              <w:instrText xml:space="preserve"> PAGEREF _Toc85390050 \h </w:instrText>
            </w:r>
            <w:r w:rsidR="000A2FFD">
              <w:rPr>
                <w:noProof/>
                <w:webHidden/>
              </w:rPr>
            </w:r>
            <w:r w:rsidR="000A2FFD">
              <w:rPr>
                <w:noProof/>
                <w:webHidden/>
              </w:rPr>
              <w:fldChar w:fldCharType="separate"/>
            </w:r>
            <w:r w:rsidR="00C85068">
              <w:rPr>
                <w:noProof/>
                <w:webHidden/>
              </w:rPr>
              <w:t>30</w:t>
            </w:r>
            <w:r w:rsidR="000A2FFD">
              <w:rPr>
                <w:noProof/>
                <w:webHidden/>
              </w:rPr>
              <w:fldChar w:fldCharType="end"/>
            </w:r>
          </w:hyperlink>
        </w:p>
        <w:p w14:paraId="03DC6876" w14:textId="08BF4C68" w:rsidR="000A2FFD" w:rsidRDefault="00000000">
          <w:pPr>
            <w:pStyle w:val="TOC1"/>
            <w:tabs>
              <w:tab w:val="right" w:leader="dot" w:pos="9019"/>
            </w:tabs>
            <w:rPr>
              <w:rFonts w:asciiTheme="minorHAnsi" w:eastAsiaTheme="minorEastAsia" w:hAnsiTheme="minorHAnsi" w:cstheme="minorBidi"/>
              <w:noProof/>
              <w:lang w:val="en-US"/>
            </w:rPr>
          </w:pPr>
          <w:hyperlink w:anchor="_Toc85390051" w:history="1">
            <w:r w:rsidR="000A2FFD" w:rsidRPr="00D1536B">
              <w:rPr>
                <w:rStyle w:val="Hyperlink"/>
                <w:b/>
                <w:bCs/>
                <w:noProof/>
              </w:rPr>
              <w:t>Background creation</w:t>
            </w:r>
            <w:r w:rsidR="000A2FFD">
              <w:rPr>
                <w:noProof/>
                <w:webHidden/>
              </w:rPr>
              <w:tab/>
            </w:r>
            <w:r w:rsidR="000A2FFD">
              <w:rPr>
                <w:noProof/>
                <w:webHidden/>
              </w:rPr>
              <w:fldChar w:fldCharType="begin"/>
            </w:r>
            <w:r w:rsidR="000A2FFD">
              <w:rPr>
                <w:noProof/>
                <w:webHidden/>
              </w:rPr>
              <w:instrText xml:space="preserve"> PAGEREF _Toc85390051 \h </w:instrText>
            </w:r>
            <w:r w:rsidR="000A2FFD">
              <w:rPr>
                <w:noProof/>
                <w:webHidden/>
              </w:rPr>
            </w:r>
            <w:r w:rsidR="000A2FFD">
              <w:rPr>
                <w:noProof/>
                <w:webHidden/>
              </w:rPr>
              <w:fldChar w:fldCharType="separate"/>
            </w:r>
            <w:r w:rsidR="00C85068">
              <w:rPr>
                <w:noProof/>
                <w:webHidden/>
              </w:rPr>
              <w:t>35</w:t>
            </w:r>
            <w:r w:rsidR="000A2FFD">
              <w:rPr>
                <w:noProof/>
                <w:webHidden/>
              </w:rPr>
              <w:fldChar w:fldCharType="end"/>
            </w:r>
          </w:hyperlink>
        </w:p>
        <w:p w14:paraId="39A03270" w14:textId="778FC378" w:rsidR="000A2FFD" w:rsidRDefault="00000000">
          <w:pPr>
            <w:pStyle w:val="TOC1"/>
            <w:tabs>
              <w:tab w:val="right" w:leader="dot" w:pos="9019"/>
            </w:tabs>
            <w:rPr>
              <w:rFonts w:asciiTheme="minorHAnsi" w:eastAsiaTheme="minorEastAsia" w:hAnsiTheme="minorHAnsi" w:cstheme="minorBidi"/>
              <w:noProof/>
              <w:lang w:val="en-US"/>
            </w:rPr>
          </w:pPr>
          <w:hyperlink w:anchor="_Toc85390052" w:history="1">
            <w:r w:rsidR="000A2FFD" w:rsidRPr="00D1536B">
              <w:rPr>
                <w:rStyle w:val="Hyperlink"/>
                <w:b/>
                <w:bCs/>
                <w:noProof/>
              </w:rPr>
              <w:t>Initial Java codes</w:t>
            </w:r>
            <w:r w:rsidR="000A2FFD">
              <w:rPr>
                <w:noProof/>
                <w:webHidden/>
              </w:rPr>
              <w:tab/>
            </w:r>
            <w:r w:rsidR="000A2FFD">
              <w:rPr>
                <w:noProof/>
                <w:webHidden/>
              </w:rPr>
              <w:fldChar w:fldCharType="begin"/>
            </w:r>
            <w:r w:rsidR="000A2FFD">
              <w:rPr>
                <w:noProof/>
                <w:webHidden/>
              </w:rPr>
              <w:instrText xml:space="preserve"> PAGEREF _Toc85390052 \h </w:instrText>
            </w:r>
            <w:r w:rsidR="000A2FFD">
              <w:rPr>
                <w:noProof/>
                <w:webHidden/>
              </w:rPr>
            </w:r>
            <w:r w:rsidR="000A2FFD">
              <w:rPr>
                <w:noProof/>
                <w:webHidden/>
              </w:rPr>
              <w:fldChar w:fldCharType="separate"/>
            </w:r>
            <w:r w:rsidR="00C85068">
              <w:rPr>
                <w:noProof/>
                <w:webHidden/>
              </w:rPr>
              <w:t>38</w:t>
            </w:r>
            <w:r w:rsidR="000A2FFD">
              <w:rPr>
                <w:noProof/>
                <w:webHidden/>
              </w:rPr>
              <w:fldChar w:fldCharType="end"/>
            </w:r>
          </w:hyperlink>
        </w:p>
        <w:p w14:paraId="51BBB5AC" w14:textId="0D327D1F" w:rsidR="000A2FFD" w:rsidRDefault="00000000">
          <w:pPr>
            <w:pStyle w:val="TOC1"/>
            <w:tabs>
              <w:tab w:val="right" w:leader="dot" w:pos="9019"/>
            </w:tabs>
            <w:rPr>
              <w:rFonts w:asciiTheme="minorHAnsi" w:eastAsiaTheme="minorEastAsia" w:hAnsiTheme="minorHAnsi" w:cstheme="minorBidi"/>
              <w:noProof/>
              <w:lang w:val="en-US"/>
            </w:rPr>
          </w:pPr>
          <w:hyperlink w:anchor="_Toc85390053" w:history="1">
            <w:r w:rsidR="000A2FFD" w:rsidRPr="00D1536B">
              <w:rPr>
                <w:rStyle w:val="Hyperlink"/>
                <w:b/>
                <w:bCs/>
                <w:noProof/>
              </w:rPr>
              <w:t>Code connecting database</w:t>
            </w:r>
            <w:r w:rsidR="000A2FFD">
              <w:rPr>
                <w:noProof/>
                <w:webHidden/>
              </w:rPr>
              <w:tab/>
            </w:r>
            <w:r w:rsidR="000A2FFD">
              <w:rPr>
                <w:noProof/>
                <w:webHidden/>
              </w:rPr>
              <w:fldChar w:fldCharType="begin"/>
            </w:r>
            <w:r w:rsidR="000A2FFD">
              <w:rPr>
                <w:noProof/>
                <w:webHidden/>
              </w:rPr>
              <w:instrText xml:space="preserve"> PAGEREF _Toc85390053 \h </w:instrText>
            </w:r>
            <w:r w:rsidR="000A2FFD">
              <w:rPr>
                <w:noProof/>
                <w:webHidden/>
              </w:rPr>
            </w:r>
            <w:r w:rsidR="000A2FFD">
              <w:rPr>
                <w:noProof/>
                <w:webHidden/>
              </w:rPr>
              <w:fldChar w:fldCharType="separate"/>
            </w:r>
            <w:r w:rsidR="00C85068">
              <w:rPr>
                <w:noProof/>
                <w:webHidden/>
              </w:rPr>
              <w:t>41</w:t>
            </w:r>
            <w:r w:rsidR="000A2FFD">
              <w:rPr>
                <w:noProof/>
                <w:webHidden/>
              </w:rPr>
              <w:fldChar w:fldCharType="end"/>
            </w:r>
          </w:hyperlink>
        </w:p>
        <w:p w14:paraId="29357029" w14:textId="68902B8C" w:rsidR="000A2FFD" w:rsidRDefault="00000000">
          <w:pPr>
            <w:pStyle w:val="TOC1"/>
            <w:tabs>
              <w:tab w:val="right" w:leader="dot" w:pos="9019"/>
            </w:tabs>
            <w:rPr>
              <w:rFonts w:asciiTheme="minorHAnsi" w:eastAsiaTheme="minorEastAsia" w:hAnsiTheme="minorHAnsi" w:cstheme="minorBidi"/>
              <w:noProof/>
              <w:lang w:val="en-US"/>
            </w:rPr>
          </w:pPr>
          <w:hyperlink w:anchor="_Toc85390054" w:history="1">
            <w:r w:rsidR="000A2FFD" w:rsidRPr="00D1536B">
              <w:rPr>
                <w:rStyle w:val="Hyperlink"/>
                <w:b/>
                <w:bCs/>
                <w:noProof/>
              </w:rPr>
              <w:t>Database codes</w:t>
            </w:r>
            <w:r w:rsidR="000A2FFD">
              <w:rPr>
                <w:noProof/>
                <w:webHidden/>
              </w:rPr>
              <w:tab/>
            </w:r>
            <w:r w:rsidR="000A2FFD">
              <w:rPr>
                <w:noProof/>
                <w:webHidden/>
              </w:rPr>
              <w:fldChar w:fldCharType="begin"/>
            </w:r>
            <w:r w:rsidR="000A2FFD">
              <w:rPr>
                <w:noProof/>
                <w:webHidden/>
              </w:rPr>
              <w:instrText xml:space="preserve"> PAGEREF _Toc85390054 \h </w:instrText>
            </w:r>
            <w:r w:rsidR="000A2FFD">
              <w:rPr>
                <w:noProof/>
                <w:webHidden/>
              </w:rPr>
            </w:r>
            <w:r w:rsidR="000A2FFD">
              <w:rPr>
                <w:noProof/>
                <w:webHidden/>
              </w:rPr>
              <w:fldChar w:fldCharType="separate"/>
            </w:r>
            <w:r w:rsidR="00C85068">
              <w:rPr>
                <w:noProof/>
                <w:webHidden/>
              </w:rPr>
              <w:t>43</w:t>
            </w:r>
            <w:r w:rsidR="000A2FFD">
              <w:rPr>
                <w:noProof/>
                <w:webHidden/>
              </w:rPr>
              <w:fldChar w:fldCharType="end"/>
            </w:r>
          </w:hyperlink>
        </w:p>
        <w:p w14:paraId="021CA539" w14:textId="1C94EC47" w:rsidR="000A2FFD" w:rsidRDefault="00000000">
          <w:pPr>
            <w:pStyle w:val="TOC1"/>
            <w:tabs>
              <w:tab w:val="right" w:leader="dot" w:pos="9019"/>
            </w:tabs>
            <w:rPr>
              <w:rFonts w:asciiTheme="minorHAnsi" w:eastAsiaTheme="minorEastAsia" w:hAnsiTheme="minorHAnsi" w:cstheme="minorBidi"/>
              <w:noProof/>
              <w:lang w:val="en-US"/>
            </w:rPr>
          </w:pPr>
          <w:hyperlink w:anchor="_Toc85390055" w:history="1">
            <w:r w:rsidR="000A2FFD" w:rsidRPr="00D1536B">
              <w:rPr>
                <w:rStyle w:val="Hyperlink"/>
                <w:b/>
                <w:bCs/>
                <w:noProof/>
              </w:rPr>
              <w:t>Conclusion</w:t>
            </w:r>
            <w:r w:rsidR="000A2FFD">
              <w:rPr>
                <w:noProof/>
                <w:webHidden/>
              </w:rPr>
              <w:tab/>
            </w:r>
            <w:r w:rsidR="000A2FFD">
              <w:rPr>
                <w:noProof/>
                <w:webHidden/>
              </w:rPr>
              <w:fldChar w:fldCharType="begin"/>
            </w:r>
            <w:r w:rsidR="000A2FFD">
              <w:rPr>
                <w:noProof/>
                <w:webHidden/>
              </w:rPr>
              <w:instrText xml:space="preserve"> PAGEREF _Toc85390055 \h </w:instrText>
            </w:r>
            <w:r w:rsidR="000A2FFD">
              <w:rPr>
                <w:noProof/>
                <w:webHidden/>
              </w:rPr>
            </w:r>
            <w:r w:rsidR="000A2FFD">
              <w:rPr>
                <w:noProof/>
                <w:webHidden/>
              </w:rPr>
              <w:fldChar w:fldCharType="separate"/>
            </w:r>
            <w:r w:rsidR="00C85068">
              <w:rPr>
                <w:noProof/>
                <w:webHidden/>
              </w:rPr>
              <w:t>44</w:t>
            </w:r>
            <w:r w:rsidR="000A2FFD">
              <w:rPr>
                <w:noProof/>
                <w:webHidden/>
              </w:rPr>
              <w:fldChar w:fldCharType="end"/>
            </w:r>
          </w:hyperlink>
        </w:p>
        <w:p w14:paraId="1265D506" w14:textId="1FFB2465" w:rsidR="005E6234" w:rsidRDefault="005E6234">
          <w:r>
            <w:rPr>
              <w:b/>
              <w:bCs/>
              <w:noProof/>
            </w:rPr>
            <w:fldChar w:fldCharType="end"/>
          </w:r>
        </w:p>
      </w:sdtContent>
    </w:sdt>
    <w:p w14:paraId="056A3F14" w14:textId="77777777" w:rsidR="005E6234" w:rsidRDefault="005E6234">
      <w:pPr>
        <w:jc w:val="both"/>
        <w:rPr>
          <w:rFonts w:ascii="Times New Roman" w:eastAsia="Times New Roman" w:hAnsi="Times New Roman" w:cs="Times New Roman"/>
          <w:sz w:val="27"/>
          <w:szCs w:val="27"/>
        </w:rPr>
      </w:pPr>
    </w:p>
    <w:p w14:paraId="3CB796B2" w14:textId="77777777" w:rsidR="00166251" w:rsidRDefault="00166251">
      <w:pPr>
        <w:spacing w:line="259" w:lineRule="auto"/>
        <w:jc w:val="center"/>
        <w:rPr>
          <w:rFonts w:ascii="Calibri" w:eastAsia="Calibri" w:hAnsi="Calibri" w:cs="Calibri"/>
          <w:b/>
          <w:sz w:val="36"/>
          <w:szCs w:val="36"/>
        </w:rPr>
      </w:pPr>
    </w:p>
    <w:p w14:paraId="6A1CFA89" w14:textId="77777777" w:rsidR="00166251" w:rsidRDefault="00166251">
      <w:pPr>
        <w:spacing w:line="259" w:lineRule="auto"/>
        <w:jc w:val="center"/>
        <w:rPr>
          <w:rFonts w:ascii="Calibri" w:eastAsia="Calibri" w:hAnsi="Calibri" w:cs="Calibri"/>
          <w:b/>
          <w:sz w:val="36"/>
          <w:szCs w:val="36"/>
        </w:rPr>
      </w:pPr>
    </w:p>
    <w:p w14:paraId="74C44BBC" w14:textId="77777777" w:rsidR="00166251" w:rsidRDefault="00166251">
      <w:pPr>
        <w:spacing w:line="259" w:lineRule="auto"/>
        <w:jc w:val="center"/>
        <w:rPr>
          <w:rFonts w:ascii="Calibri" w:eastAsia="Calibri" w:hAnsi="Calibri" w:cs="Calibri"/>
          <w:b/>
          <w:sz w:val="36"/>
          <w:szCs w:val="36"/>
        </w:rPr>
      </w:pPr>
    </w:p>
    <w:p w14:paraId="299A4FB4" w14:textId="77777777" w:rsidR="00166251" w:rsidRDefault="00166251">
      <w:pPr>
        <w:spacing w:line="259" w:lineRule="auto"/>
        <w:jc w:val="center"/>
        <w:rPr>
          <w:rFonts w:ascii="Calibri" w:eastAsia="Calibri" w:hAnsi="Calibri" w:cs="Calibri"/>
          <w:b/>
          <w:sz w:val="36"/>
          <w:szCs w:val="36"/>
        </w:rPr>
      </w:pPr>
    </w:p>
    <w:p w14:paraId="1FF06F27" w14:textId="77777777" w:rsidR="00166251" w:rsidRDefault="00166251">
      <w:pPr>
        <w:spacing w:line="259" w:lineRule="auto"/>
        <w:rPr>
          <w:rFonts w:ascii="Times New Roman" w:eastAsia="Times New Roman" w:hAnsi="Times New Roman" w:cs="Times New Roman"/>
          <w:b/>
          <w:sz w:val="32"/>
          <w:szCs w:val="32"/>
        </w:rPr>
      </w:pPr>
    </w:p>
    <w:p w14:paraId="65E4FEF0" w14:textId="77777777" w:rsidR="00166251" w:rsidRDefault="00166251">
      <w:pPr>
        <w:spacing w:line="259" w:lineRule="auto"/>
        <w:jc w:val="center"/>
        <w:rPr>
          <w:rFonts w:ascii="Times New Roman" w:eastAsia="Times New Roman" w:hAnsi="Times New Roman" w:cs="Times New Roman"/>
          <w:b/>
          <w:sz w:val="32"/>
          <w:szCs w:val="32"/>
        </w:rPr>
      </w:pPr>
    </w:p>
    <w:p w14:paraId="1D1519E0" w14:textId="77777777" w:rsidR="00166251" w:rsidRDefault="00166251">
      <w:pPr>
        <w:spacing w:line="259" w:lineRule="auto"/>
        <w:jc w:val="center"/>
        <w:rPr>
          <w:rFonts w:ascii="Times New Roman" w:eastAsia="Times New Roman" w:hAnsi="Times New Roman" w:cs="Times New Roman"/>
          <w:b/>
          <w:sz w:val="32"/>
          <w:szCs w:val="32"/>
        </w:rPr>
      </w:pPr>
    </w:p>
    <w:p w14:paraId="5A25C90F" w14:textId="77777777" w:rsidR="001F7748" w:rsidRDefault="001F7748">
      <w:pPr>
        <w:spacing w:line="259" w:lineRule="auto"/>
        <w:jc w:val="center"/>
        <w:rPr>
          <w:rFonts w:ascii="Times New Roman" w:eastAsia="Times New Roman" w:hAnsi="Times New Roman" w:cs="Times New Roman"/>
          <w:b/>
          <w:sz w:val="32"/>
          <w:szCs w:val="32"/>
        </w:rPr>
      </w:pPr>
    </w:p>
    <w:p w14:paraId="51626E2A" w14:textId="77777777" w:rsidR="001F7748" w:rsidRDefault="001F7748">
      <w:pPr>
        <w:spacing w:line="259" w:lineRule="auto"/>
        <w:jc w:val="center"/>
        <w:rPr>
          <w:rFonts w:ascii="Times New Roman" w:eastAsia="Times New Roman" w:hAnsi="Times New Roman" w:cs="Times New Roman"/>
          <w:b/>
          <w:sz w:val="32"/>
          <w:szCs w:val="32"/>
        </w:rPr>
      </w:pPr>
    </w:p>
    <w:p w14:paraId="3D095A9F" w14:textId="5CFFECBC" w:rsidR="005E6234" w:rsidRDefault="005E6234" w:rsidP="00366EA2">
      <w:pPr>
        <w:pStyle w:val="Heading1"/>
        <w:jc w:val="center"/>
      </w:pPr>
    </w:p>
    <w:p w14:paraId="6129CDE6" w14:textId="1BCCD616" w:rsidR="005E6234" w:rsidRDefault="005E6234" w:rsidP="005E6234"/>
    <w:p w14:paraId="1C3DC231" w14:textId="084F8E1F" w:rsidR="005E6234" w:rsidRDefault="005E6234" w:rsidP="005E6234"/>
    <w:p w14:paraId="6F0BF734" w14:textId="77777777" w:rsidR="005E6234" w:rsidRPr="005E6234" w:rsidRDefault="005E6234" w:rsidP="005E6234"/>
    <w:p w14:paraId="4D8E744D" w14:textId="598B8715" w:rsidR="00166251" w:rsidRPr="005E6234" w:rsidRDefault="0055601C" w:rsidP="005E6234">
      <w:pPr>
        <w:pStyle w:val="Heading1"/>
        <w:jc w:val="center"/>
        <w:rPr>
          <w:b/>
          <w:bCs/>
          <w:sz w:val="36"/>
          <w:szCs w:val="36"/>
        </w:rPr>
      </w:pPr>
      <w:bookmarkStart w:id="0" w:name="_Toc85390042"/>
      <w:r w:rsidRPr="005E6234">
        <w:rPr>
          <w:b/>
          <w:bCs/>
          <w:sz w:val="36"/>
          <w:szCs w:val="36"/>
        </w:rPr>
        <w:t>Introduction</w:t>
      </w:r>
      <w:bookmarkEnd w:id="0"/>
    </w:p>
    <w:p w14:paraId="6D108436" w14:textId="77777777" w:rsidR="00166251" w:rsidRDefault="00166251">
      <w:pPr>
        <w:spacing w:line="259" w:lineRule="auto"/>
        <w:jc w:val="center"/>
        <w:rPr>
          <w:rFonts w:ascii="Times New Roman" w:eastAsia="Times New Roman" w:hAnsi="Times New Roman" w:cs="Times New Roman"/>
          <w:b/>
          <w:sz w:val="32"/>
          <w:szCs w:val="32"/>
        </w:rPr>
      </w:pPr>
    </w:p>
    <w:p w14:paraId="2DAD0E72" w14:textId="77777777" w:rsidR="00166251" w:rsidRDefault="0055601C">
      <w:pPr>
        <w:spacing w:line="259" w:lineRule="auto"/>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For a hospital or healthcare facility, the Stamford Hospital appointment application was built and designed. Because these apps are frequently used by individuals in distress, we needed to make sure that ours was user-friendly. Users must be able to complete tasks quickly. In general, the app contains pages that users frequently need to view. We'll provide additional information and specifics regarding the content created for each page, as well as website codes and screenshots. We tried to make the application appealing to the users while still being responsive, authoritative, user-friendly, and informative.</w:t>
      </w:r>
    </w:p>
    <w:p w14:paraId="630FE495" w14:textId="77777777" w:rsidR="00166251" w:rsidRDefault="00166251">
      <w:pPr>
        <w:spacing w:line="259" w:lineRule="auto"/>
        <w:jc w:val="center"/>
        <w:rPr>
          <w:rFonts w:ascii="Times New Roman" w:eastAsia="Times New Roman" w:hAnsi="Times New Roman" w:cs="Times New Roman"/>
          <w:sz w:val="27"/>
          <w:szCs w:val="27"/>
        </w:rPr>
      </w:pPr>
    </w:p>
    <w:p w14:paraId="73C118AB" w14:textId="5DD4BF1C" w:rsidR="00166251" w:rsidRDefault="0055601C">
      <w:pPr>
        <w:spacing w:line="259" w:lineRule="auto"/>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To create the application, we used the JAVA language and the JAVA Swing </w:t>
      </w:r>
      <w:r w:rsidR="001F7748">
        <w:rPr>
          <w:rFonts w:ascii="Times New Roman" w:eastAsia="Times New Roman" w:hAnsi="Times New Roman" w:cs="Times New Roman"/>
          <w:sz w:val="27"/>
          <w:szCs w:val="27"/>
        </w:rPr>
        <w:t>window builder</w:t>
      </w:r>
      <w:r>
        <w:rPr>
          <w:rFonts w:ascii="Times New Roman" w:eastAsia="Times New Roman" w:hAnsi="Times New Roman" w:cs="Times New Roman"/>
          <w:sz w:val="27"/>
          <w:szCs w:val="27"/>
        </w:rPr>
        <w:t xml:space="preserve">. Furthermore, our group focuses on the program or application, but we will most likely create additional classes and utilize more object-oriented programming in the future. We incorporate the notion of what we will do in week three. In week 4, we decide what we will do about the hospital appointment, then we build our database and begin programming in SQL. Week 6 is when we design and construct the GUI for our software once we finish the database. </w:t>
      </w:r>
    </w:p>
    <w:p w14:paraId="51DC5194" w14:textId="77777777" w:rsidR="00166251" w:rsidRDefault="00166251">
      <w:pPr>
        <w:spacing w:line="259" w:lineRule="auto"/>
        <w:jc w:val="both"/>
        <w:rPr>
          <w:rFonts w:ascii="Times New Roman" w:eastAsia="Times New Roman" w:hAnsi="Times New Roman" w:cs="Times New Roman"/>
          <w:sz w:val="27"/>
          <w:szCs w:val="27"/>
        </w:rPr>
      </w:pPr>
    </w:p>
    <w:p w14:paraId="0C32858B" w14:textId="77777777" w:rsidR="00166251" w:rsidRDefault="0055601C">
      <w:pPr>
        <w:spacing w:line="259" w:lineRule="auto"/>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Week 7 is when we begin learning about window builders. Week 8 is when we begin coding the account and sign-in pages. In week 9, we begin coding class for database connections and consider interface design. We begin developing the home page and creating pages in week ten. We can see how to have the user's name displayed behind welcome on the home page. We learned how to make a date and time placeholder on the create page. Considering how we utilized the array on this page as well. </w:t>
      </w:r>
    </w:p>
    <w:p w14:paraId="0939D2C2" w14:textId="77777777" w:rsidR="00166251" w:rsidRDefault="00166251">
      <w:pPr>
        <w:spacing w:line="259" w:lineRule="auto"/>
        <w:jc w:val="both"/>
        <w:rPr>
          <w:rFonts w:ascii="Times New Roman" w:eastAsia="Times New Roman" w:hAnsi="Times New Roman" w:cs="Times New Roman"/>
          <w:sz w:val="27"/>
          <w:szCs w:val="27"/>
        </w:rPr>
      </w:pPr>
    </w:p>
    <w:p w14:paraId="0A5704DE" w14:textId="77777777" w:rsidR="00166251" w:rsidRDefault="0055601C">
      <w:pPr>
        <w:spacing w:line="259" w:lineRule="auto"/>
        <w:jc w:val="both"/>
        <w:rPr>
          <w:rFonts w:ascii="Times New Roman" w:eastAsia="Times New Roman" w:hAnsi="Times New Roman" w:cs="Times New Roman"/>
          <w:sz w:val="27"/>
          <w:szCs w:val="27"/>
        </w:rPr>
      </w:pPr>
      <w:proofErr w:type="gramStart"/>
      <w:r>
        <w:rPr>
          <w:rFonts w:ascii="Times New Roman" w:eastAsia="Times New Roman" w:hAnsi="Times New Roman" w:cs="Times New Roman"/>
          <w:sz w:val="27"/>
          <w:szCs w:val="27"/>
        </w:rPr>
        <w:t>As a consequence</w:t>
      </w:r>
      <w:proofErr w:type="gramEnd"/>
      <w:r>
        <w:rPr>
          <w:rFonts w:ascii="Times New Roman" w:eastAsia="Times New Roman" w:hAnsi="Times New Roman" w:cs="Times New Roman"/>
          <w:sz w:val="27"/>
          <w:szCs w:val="27"/>
        </w:rPr>
        <w:t xml:space="preserve">, we've decided to utilize an array to hold all of the data that the user enters in the Create Appointment form, and this data will be saved in the database after users click the Create button. We cancel and view appointments in week 11. On the cancel page, we plan to create software that checks if the user has entered an appointment id or not. On the view page, we can see how to display a table that lists </w:t>
      </w:r>
      <w:proofErr w:type="gramStart"/>
      <w:r>
        <w:rPr>
          <w:rFonts w:ascii="Times New Roman" w:eastAsia="Times New Roman" w:hAnsi="Times New Roman" w:cs="Times New Roman"/>
          <w:sz w:val="27"/>
          <w:szCs w:val="27"/>
        </w:rPr>
        <w:t>all of</w:t>
      </w:r>
      <w:proofErr w:type="gramEnd"/>
      <w:r>
        <w:rPr>
          <w:rFonts w:ascii="Times New Roman" w:eastAsia="Times New Roman" w:hAnsi="Times New Roman" w:cs="Times New Roman"/>
          <w:sz w:val="27"/>
          <w:szCs w:val="27"/>
        </w:rPr>
        <w:t xml:space="preserve"> the user's appointments.</w:t>
      </w:r>
    </w:p>
    <w:p w14:paraId="47626874" w14:textId="77777777" w:rsidR="00166251" w:rsidRDefault="00166251">
      <w:pPr>
        <w:spacing w:line="259" w:lineRule="auto"/>
        <w:jc w:val="both"/>
        <w:rPr>
          <w:rFonts w:ascii="Times New Roman" w:eastAsia="Times New Roman" w:hAnsi="Times New Roman" w:cs="Times New Roman"/>
          <w:sz w:val="27"/>
          <w:szCs w:val="27"/>
        </w:rPr>
      </w:pPr>
    </w:p>
    <w:p w14:paraId="3C54CD5B" w14:textId="4FBDF887" w:rsidR="00166251" w:rsidRDefault="0055601C">
      <w:pPr>
        <w:spacing w:line="259" w:lineRule="auto"/>
        <w:jc w:val="both"/>
        <w:rPr>
          <w:rFonts w:ascii="Times New Roman" w:eastAsia="Times New Roman" w:hAnsi="Times New Roman" w:cs="Times New Roman"/>
          <w:sz w:val="27"/>
          <w:szCs w:val="27"/>
        </w:rPr>
        <w:sectPr w:rsidR="00166251">
          <w:footerReference w:type="default" r:id="rId9"/>
          <w:pgSz w:w="11909" w:h="16834"/>
          <w:pgMar w:top="1440" w:right="1440" w:bottom="1440" w:left="1440" w:header="720" w:footer="720" w:gutter="0"/>
          <w:pgNumType w:start="0"/>
          <w:cols w:space="720"/>
          <w:titlePg/>
        </w:sectPr>
      </w:pPr>
      <w:r>
        <w:rPr>
          <w:rFonts w:ascii="Times New Roman" w:eastAsia="Times New Roman" w:hAnsi="Times New Roman" w:cs="Times New Roman"/>
          <w:sz w:val="27"/>
          <w:szCs w:val="27"/>
        </w:rPr>
        <w:t xml:space="preserve">In the upcoming section, we will be going over every step of the application that users go through while using the app with screen captures of the app display of every step and java </w:t>
      </w:r>
      <w:r w:rsidR="001F7748">
        <w:rPr>
          <w:rFonts w:ascii="Times New Roman" w:eastAsia="Times New Roman" w:hAnsi="Times New Roman" w:cs="Times New Roman"/>
          <w:sz w:val="27"/>
          <w:szCs w:val="27"/>
        </w:rPr>
        <w:t>coding</w:t>
      </w:r>
      <w:r>
        <w:rPr>
          <w:rFonts w:ascii="Times New Roman" w:eastAsia="Times New Roman" w:hAnsi="Times New Roman" w:cs="Times New Roman"/>
          <w:sz w:val="27"/>
          <w:szCs w:val="27"/>
        </w:rPr>
        <w:t xml:space="preserve"> used for it, and at the same time give explanations about the </w:t>
      </w:r>
      <w:r>
        <w:rPr>
          <w:rFonts w:ascii="Times New Roman" w:eastAsia="Times New Roman" w:hAnsi="Times New Roman" w:cs="Times New Roman"/>
          <w:sz w:val="27"/>
          <w:szCs w:val="27"/>
        </w:rPr>
        <w:lastRenderedPageBreak/>
        <w:t xml:space="preserve">ER-diagram based on which the app was made and MySQL Database code used for it. </w:t>
      </w:r>
    </w:p>
    <w:p w14:paraId="1C56FE4B" w14:textId="77777777" w:rsidR="00166251" w:rsidRPr="005E6234" w:rsidRDefault="0055601C" w:rsidP="00366EA2">
      <w:pPr>
        <w:pStyle w:val="Heading1"/>
        <w:jc w:val="center"/>
        <w:rPr>
          <w:b/>
          <w:bCs/>
          <w:sz w:val="36"/>
          <w:szCs w:val="36"/>
        </w:rPr>
      </w:pPr>
      <w:bookmarkStart w:id="1" w:name="_Toc85390043"/>
      <w:r w:rsidRPr="005E6234">
        <w:rPr>
          <w:b/>
          <w:bCs/>
          <w:sz w:val="36"/>
          <w:szCs w:val="36"/>
        </w:rPr>
        <w:lastRenderedPageBreak/>
        <w:t>ER Diagram</w:t>
      </w:r>
      <w:bookmarkEnd w:id="1"/>
    </w:p>
    <w:p w14:paraId="50663BBE" w14:textId="77777777" w:rsidR="00166251" w:rsidRDefault="00166251">
      <w:pPr>
        <w:spacing w:line="259" w:lineRule="auto"/>
        <w:jc w:val="center"/>
        <w:rPr>
          <w:rFonts w:ascii="Times New Roman" w:eastAsia="Times New Roman" w:hAnsi="Times New Roman" w:cs="Times New Roman"/>
          <w:sz w:val="27"/>
          <w:szCs w:val="27"/>
        </w:rPr>
      </w:pPr>
    </w:p>
    <w:p w14:paraId="7D0EC036" w14:textId="77777777" w:rsidR="00166251" w:rsidRDefault="00166251">
      <w:pPr>
        <w:spacing w:line="259" w:lineRule="auto"/>
        <w:jc w:val="center"/>
        <w:rPr>
          <w:rFonts w:ascii="Times New Roman" w:eastAsia="Times New Roman" w:hAnsi="Times New Roman" w:cs="Times New Roman"/>
          <w:sz w:val="27"/>
          <w:szCs w:val="27"/>
        </w:rPr>
      </w:pPr>
    </w:p>
    <w:p w14:paraId="39F0CFCE" w14:textId="77777777" w:rsidR="00166251" w:rsidRDefault="00166251">
      <w:pPr>
        <w:spacing w:line="259" w:lineRule="auto"/>
        <w:jc w:val="both"/>
        <w:rPr>
          <w:rFonts w:ascii="Times New Roman" w:eastAsia="Times New Roman" w:hAnsi="Times New Roman" w:cs="Times New Roman"/>
          <w:sz w:val="27"/>
          <w:szCs w:val="27"/>
        </w:rPr>
      </w:pPr>
    </w:p>
    <w:p w14:paraId="6660D2CC" w14:textId="77777777" w:rsidR="00166251" w:rsidRDefault="0055601C">
      <w:pPr>
        <w:spacing w:line="259" w:lineRule="auto"/>
        <w:jc w:val="both"/>
        <w:rPr>
          <w:rFonts w:ascii="Times New Roman" w:eastAsia="Times New Roman" w:hAnsi="Times New Roman" w:cs="Times New Roman"/>
          <w:sz w:val="27"/>
          <w:szCs w:val="27"/>
        </w:rPr>
      </w:pPr>
      <w:r>
        <w:rPr>
          <w:rFonts w:ascii="Times New Roman" w:eastAsia="Times New Roman" w:hAnsi="Times New Roman" w:cs="Times New Roman"/>
          <w:noProof/>
          <w:sz w:val="27"/>
          <w:szCs w:val="27"/>
        </w:rPr>
        <w:drawing>
          <wp:inline distT="114300" distB="114300" distL="114300" distR="114300" wp14:anchorId="2F23C583" wp14:editId="0A5CEFF6">
            <wp:extent cx="9906000" cy="1379470"/>
            <wp:effectExtent l="0" t="0" r="0" b="0"/>
            <wp:docPr id="8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0"/>
                    <a:srcRect/>
                    <a:stretch>
                      <a:fillRect/>
                    </a:stretch>
                  </pic:blipFill>
                  <pic:spPr>
                    <a:xfrm>
                      <a:off x="0" y="0"/>
                      <a:ext cx="9906000" cy="1379470"/>
                    </a:xfrm>
                    <a:prstGeom prst="rect">
                      <a:avLst/>
                    </a:prstGeom>
                    <a:ln/>
                  </pic:spPr>
                </pic:pic>
              </a:graphicData>
            </a:graphic>
          </wp:inline>
        </w:drawing>
      </w:r>
    </w:p>
    <w:p w14:paraId="2B83C875" w14:textId="77777777" w:rsidR="00166251" w:rsidRDefault="00166251">
      <w:pPr>
        <w:spacing w:line="259" w:lineRule="auto"/>
        <w:jc w:val="center"/>
        <w:rPr>
          <w:rFonts w:ascii="Times New Roman" w:eastAsia="Times New Roman" w:hAnsi="Times New Roman" w:cs="Times New Roman"/>
          <w:sz w:val="27"/>
          <w:szCs w:val="27"/>
        </w:rPr>
      </w:pPr>
    </w:p>
    <w:p w14:paraId="79ADFD01" w14:textId="77777777" w:rsidR="00166251" w:rsidRDefault="00166251">
      <w:pPr>
        <w:spacing w:line="259" w:lineRule="auto"/>
        <w:jc w:val="center"/>
        <w:rPr>
          <w:rFonts w:ascii="Times New Roman" w:eastAsia="Times New Roman" w:hAnsi="Times New Roman" w:cs="Times New Roman"/>
          <w:sz w:val="27"/>
          <w:szCs w:val="27"/>
        </w:rPr>
      </w:pPr>
    </w:p>
    <w:p w14:paraId="22CFFAAA" w14:textId="77777777" w:rsidR="00166251" w:rsidRDefault="0055601C">
      <w:pPr>
        <w:spacing w:line="259" w:lineRule="auto"/>
        <w:jc w:val="center"/>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Figure 1: ER Diagram </w:t>
      </w:r>
    </w:p>
    <w:p w14:paraId="1FD0036F" w14:textId="77777777" w:rsidR="00166251" w:rsidRDefault="00166251">
      <w:pPr>
        <w:spacing w:line="259" w:lineRule="auto"/>
        <w:jc w:val="both"/>
        <w:rPr>
          <w:rFonts w:ascii="Times New Roman" w:eastAsia="Times New Roman" w:hAnsi="Times New Roman" w:cs="Times New Roman"/>
          <w:sz w:val="27"/>
          <w:szCs w:val="27"/>
        </w:rPr>
      </w:pPr>
    </w:p>
    <w:p w14:paraId="0A206B3B" w14:textId="77777777" w:rsidR="00166251" w:rsidRDefault="00166251">
      <w:pPr>
        <w:spacing w:line="259" w:lineRule="auto"/>
        <w:jc w:val="both"/>
        <w:rPr>
          <w:rFonts w:ascii="Times New Roman" w:eastAsia="Times New Roman" w:hAnsi="Times New Roman" w:cs="Times New Roman"/>
          <w:sz w:val="27"/>
          <w:szCs w:val="27"/>
        </w:rPr>
      </w:pPr>
    </w:p>
    <w:p w14:paraId="5BC9A320" w14:textId="4FD85D8E" w:rsidR="00166251" w:rsidRDefault="0055601C" w:rsidP="00D36030">
      <w:pPr>
        <w:spacing w:line="360" w:lineRule="auto"/>
        <w:jc w:val="both"/>
        <w:rPr>
          <w:rFonts w:ascii="Times New Roman" w:eastAsia="Times New Roman" w:hAnsi="Times New Roman" w:cs="Times New Roman"/>
          <w:sz w:val="27"/>
          <w:szCs w:val="27"/>
        </w:rPr>
        <w:sectPr w:rsidR="00166251">
          <w:pgSz w:w="16834" w:h="11909" w:orient="landscape"/>
          <w:pgMar w:top="1440" w:right="566" w:bottom="1440" w:left="566" w:header="720" w:footer="720" w:gutter="0"/>
          <w:cols w:space="720"/>
        </w:sectPr>
      </w:pPr>
      <w:r>
        <w:rPr>
          <w:rFonts w:ascii="Times New Roman" w:eastAsia="Times New Roman" w:hAnsi="Times New Roman" w:cs="Times New Roman"/>
          <w:sz w:val="27"/>
          <w:szCs w:val="27"/>
        </w:rPr>
        <w:t xml:space="preserve">The ER Diagram above shows three entities that are Patient, Appointment, and Department. The relation between </w:t>
      </w:r>
      <w:r w:rsidR="001F7748">
        <w:rPr>
          <w:rFonts w:ascii="Times New Roman" w:eastAsia="Times New Roman" w:hAnsi="Times New Roman" w:cs="Times New Roman"/>
          <w:sz w:val="27"/>
          <w:szCs w:val="27"/>
        </w:rPr>
        <w:t>patient</w:t>
      </w:r>
      <w:r>
        <w:rPr>
          <w:rFonts w:ascii="Times New Roman" w:eastAsia="Times New Roman" w:hAnsi="Times New Roman" w:cs="Times New Roman"/>
          <w:sz w:val="27"/>
          <w:szCs w:val="27"/>
        </w:rPr>
        <w:t xml:space="preserve"> and appointment is Appoint and the relation between Appointment and Department is Has. The attributes for the Patient are </w:t>
      </w:r>
      <w:proofErr w:type="spellStart"/>
      <w:r>
        <w:rPr>
          <w:rFonts w:ascii="Times New Roman" w:eastAsia="Times New Roman" w:hAnsi="Times New Roman" w:cs="Times New Roman"/>
          <w:sz w:val="27"/>
          <w:szCs w:val="27"/>
        </w:rPr>
        <w:t>PatPass</w:t>
      </w:r>
      <w:proofErr w:type="spellEnd"/>
      <w:r>
        <w:rPr>
          <w:rFonts w:ascii="Times New Roman" w:eastAsia="Times New Roman" w:hAnsi="Times New Roman" w:cs="Times New Roman"/>
          <w:sz w:val="27"/>
          <w:szCs w:val="27"/>
        </w:rPr>
        <w:t xml:space="preserve">, </w:t>
      </w:r>
      <w:proofErr w:type="spellStart"/>
      <w:r>
        <w:rPr>
          <w:rFonts w:ascii="Times New Roman" w:eastAsia="Times New Roman" w:hAnsi="Times New Roman" w:cs="Times New Roman"/>
          <w:sz w:val="27"/>
          <w:szCs w:val="27"/>
        </w:rPr>
        <w:t>PatName</w:t>
      </w:r>
      <w:proofErr w:type="spellEnd"/>
      <w:r>
        <w:rPr>
          <w:rFonts w:ascii="Times New Roman" w:eastAsia="Times New Roman" w:hAnsi="Times New Roman" w:cs="Times New Roman"/>
          <w:sz w:val="27"/>
          <w:szCs w:val="27"/>
        </w:rPr>
        <w:t xml:space="preserve">, and </w:t>
      </w:r>
      <w:proofErr w:type="spellStart"/>
      <w:r>
        <w:rPr>
          <w:rFonts w:ascii="Times New Roman" w:eastAsia="Times New Roman" w:hAnsi="Times New Roman" w:cs="Times New Roman"/>
          <w:sz w:val="27"/>
          <w:szCs w:val="27"/>
        </w:rPr>
        <w:t>PatID</w:t>
      </w:r>
      <w:proofErr w:type="spellEnd"/>
      <w:r>
        <w:rPr>
          <w:rFonts w:ascii="Times New Roman" w:eastAsia="Times New Roman" w:hAnsi="Times New Roman" w:cs="Times New Roman"/>
          <w:sz w:val="27"/>
          <w:szCs w:val="27"/>
        </w:rPr>
        <w:t>.</w:t>
      </w:r>
      <w:r w:rsidR="00101647">
        <w:rPr>
          <w:rFonts w:ascii="Times New Roman" w:eastAsia="Times New Roman" w:hAnsi="Times New Roman" w:cs="Times New Roman"/>
          <w:sz w:val="27"/>
          <w:szCs w:val="27"/>
        </w:rPr>
        <w:t xml:space="preserve"> </w:t>
      </w:r>
      <w:r>
        <w:rPr>
          <w:rFonts w:ascii="Times New Roman" w:eastAsia="Times New Roman" w:hAnsi="Times New Roman" w:cs="Times New Roman"/>
          <w:sz w:val="27"/>
          <w:szCs w:val="27"/>
        </w:rPr>
        <w:t xml:space="preserve">The attributes for the appointment </w:t>
      </w:r>
      <w:proofErr w:type="spellStart"/>
      <w:r>
        <w:rPr>
          <w:rFonts w:ascii="Times New Roman" w:eastAsia="Times New Roman" w:hAnsi="Times New Roman" w:cs="Times New Roman"/>
          <w:sz w:val="27"/>
          <w:szCs w:val="27"/>
        </w:rPr>
        <w:t>AppID</w:t>
      </w:r>
      <w:proofErr w:type="spellEnd"/>
      <w:r>
        <w:rPr>
          <w:rFonts w:ascii="Times New Roman" w:eastAsia="Times New Roman" w:hAnsi="Times New Roman" w:cs="Times New Roman"/>
          <w:sz w:val="27"/>
          <w:szCs w:val="27"/>
        </w:rPr>
        <w:t xml:space="preserve">, </w:t>
      </w:r>
      <w:proofErr w:type="spellStart"/>
      <w:r>
        <w:rPr>
          <w:rFonts w:ascii="Times New Roman" w:eastAsia="Times New Roman" w:hAnsi="Times New Roman" w:cs="Times New Roman"/>
          <w:sz w:val="27"/>
          <w:szCs w:val="27"/>
        </w:rPr>
        <w:t>Pnumber</w:t>
      </w:r>
      <w:proofErr w:type="spellEnd"/>
      <w:r>
        <w:rPr>
          <w:rFonts w:ascii="Times New Roman" w:eastAsia="Times New Roman" w:hAnsi="Times New Roman" w:cs="Times New Roman"/>
          <w:sz w:val="27"/>
          <w:szCs w:val="27"/>
        </w:rPr>
        <w:t xml:space="preserve">, Date, Time, </w:t>
      </w:r>
      <w:proofErr w:type="spellStart"/>
      <w:r>
        <w:rPr>
          <w:rFonts w:ascii="Times New Roman" w:eastAsia="Times New Roman" w:hAnsi="Times New Roman" w:cs="Times New Roman"/>
          <w:sz w:val="27"/>
          <w:szCs w:val="27"/>
        </w:rPr>
        <w:t>PatID</w:t>
      </w:r>
      <w:proofErr w:type="spellEnd"/>
      <w:r>
        <w:rPr>
          <w:rFonts w:ascii="Times New Roman" w:eastAsia="Times New Roman" w:hAnsi="Times New Roman" w:cs="Times New Roman"/>
          <w:sz w:val="27"/>
          <w:szCs w:val="27"/>
        </w:rPr>
        <w:t xml:space="preserve">, and </w:t>
      </w:r>
      <w:proofErr w:type="spellStart"/>
      <w:r>
        <w:rPr>
          <w:rFonts w:ascii="Times New Roman" w:eastAsia="Times New Roman" w:hAnsi="Times New Roman" w:cs="Times New Roman"/>
          <w:sz w:val="27"/>
          <w:szCs w:val="27"/>
        </w:rPr>
        <w:t>Dname</w:t>
      </w:r>
      <w:proofErr w:type="spellEnd"/>
      <w:r>
        <w:rPr>
          <w:rFonts w:ascii="Times New Roman" w:eastAsia="Times New Roman" w:hAnsi="Times New Roman" w:cs="Times New Roman"/>
          <w:sz w:val="27"/>
          <w:szCs w:val="27"/>
        </w:rPr>
        <w:t xml:space="preserve">. Finally, the department has the attribute </w:t>
      </w:r>
      <w:proofErr w:type="spellStart"/>
      <w:r>
        <w:rPr>
          <w:rFonts w:ascii="Times New Roman" w:eastAsia="Times New Roman" w:hAnsi="Times New Roman" w:cs="Times New Roman"/>
          <w:sz w:val="27"/>
          <w:szCs w:val="27"/>
        </w:rPr>
        <w:t>Dname</w:t>
      </w:r>
      <w:proofErr w:type="spellEnd"/>
      <w:r>
        <w:rPr>
          <w:rFonts w:ascii="Times New Roman" w:eastAsia="Times New Roman" w:hAnsi="Times New Roman" w:cs="Times New Roman"/>
          <w:sz w:val="27"/>
          <w:szCs w:val="27"/>
        </w:rPr>
        <w:t xml:space="preserve">. Therefore, the above figure is a proper representation of the ER Diagram, based on which Java and MySQL codes were utilized for the </w:t>
      </w:r>
      <w:r w:rsidR="00D36030">
        <w:rPr>
          <w:rFonts w:ascii="Times New Roman" w:eastAsia="Times New Roman" w:hAnsi="Times New Roman" w:cs="Times New Roman"/>
          <w:sz w:val="27"/>
          <w:szCs w:val="27"/>
        </w:rPr>
        <w:t>development of</w:t>
      </w:r>
      <w:r>
        <w:rPr>
          <w:rFonts w:ascii="Times New Roman" w:eastAsia="Times New Roman" w:hAnsi="Times New Roman" w:cs="Times New Roman"/>
          <w:sz w:val="27"/>
          <w:szCs w:val="27"/>
        </w:rPr>
        <w:t xml:space="preserve"> the app and made the app start successfully with complete functions as per order and planned.</w:t>
      </w:r>
    </w:p>
    <w:p w14:paraId="6183EF58" w14:textId="77777777" w:rsidR="00166251" w:rsidRPr="005E6234" w:rsidRDefault="0055601C" w:rsidP="00366EA2">
      <w:pPr>
        <w:pStyle w:val="Heading1"/>
        <w:jc w:val="center"/>
        <w:rPr>
          <w:b/>
          <w:bCs/>
          <w:sz w:val="36"/>
          <w:szCs w:val="36"/>
        </w:rPr>
      </w:pPr>
      <w:bookmarkStart w:id="2" w:name="_Toc85390044"/>
      <w:r w:rsidRPr="005E6234">
        <w:rPr>
          <w:b/>
          <w:bCs/>
          <w:sz w:val="36"/>
          <w:szCs w:val="36"/>
        </w:rPr>
        <w:lastRenderedPageBreak/>
        <w:t>Account</w:t>
      </w:r>
      <w:bookmarkEnd w:id="2"/>
    </w:p>
    <w:p w14:paraId="1D81F251" w14:textId="77777777" w:rsidR="00166251" w:rsidRDefault="00166251">
      <w:pPr>
        <w:spacing w:line="259" w:lineRule="auto"/>
        <w:jc w:val="center"/>
        <w:rPr>
          <w:rFonts w:ascii="Times New Roman" w:eastAsia="Times New Roman" w:hAnsi="Times New Roman" w:cs="Times New Roman"/>
          <w:b/>
          <w:sz w:val="32"/>
          <w:szCs w:val="32"/>
        </w:rPr>
      </w:pPr>
    </w:p>
    <w:p w14:paraId="1D39BDC2" w14:textId="77777777" w:rsidR="00166251" w:rsidRDefault="0055601C">
      <w:pPr>
        <w:spacing w:line="259" w:lineRule="auto"/>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The account page has two </w:t>
      </w:r>
      <w:proofErr w:type="gramStart"/>
      <w:r>
        <w:rPr>
          <w:rFonts w:ascii="Times New Roman" w:eastAsia="Times New Roman" w:hAnsi="Times New Roman" w:cs="Times New Roman"/>
          <w:sz w:val="27"/>
          <w:szCs w:val="27"/>
        </w:rPr>
        <w:t>options</w:t>
      </w:r>
      <w:proofErr w:type="gramEnd"/>
      <w:r>
        <w:rPr>
          <w:rFonts w:ascii="Times New Roman" w:eastAsia="Times New Roman" w:hAnsi="Times New Roman" w:cs="Times New Roman"/>
          <w:sz w:val="27"/>
          <w:szCs w:val="27"/>
        </w:rPr>
        <w:t xml:space="preserve"> and they are sign-in and sign-up. New users need to choose sign-up since they have not created an account of theirs before. Current users who already have an account, do not require to sign-up and hence they can sign in.  The following figure shows the account page and java code of the application.</w:t>
      </w:r>
    </w:p>
    <w:p w14:paraId="4B317505" w14:textId="77777777" w:rsidR="00166251" w:rsidRDefault="00166251">
      <w:pPr>
        <w:spacing w:line="259" w:lineRule="auto"/>
        <w:jc w:val="center"/>
        <w:rPr>
          <w:rFonts w:ascii="Times New Roman" w:eastAsia="Times New Roman" w:hAnsi="Times New Roman" w:cs="Times New Roman"/>
          <w:b/>
          <w:sz w:val="32"/>
          <w:szCs w:val="32"/>
        </w:rPr>
      </w:pPr>
    </w:p>
    <w:p w14:paraId="43632DD6" w14:textId="77777777" w:rsidR="00166251" w:rsidRDefault="0055601C">
      <w:pPr>
        <w:spacing w:line="259" w:lineRule="auto"/>
        <w:jc w:val="center"/>
        <w:rPr>
          <w:rFonts w:ascii="Calibri" w:eastAsia="Calibri" w:hAnsi="Calibri" w:cs="Calibri"/>
          <w:b/>
          <w:sz w:val="27"/>
          <w:szCs w:val="27"/>
        </w:rPr>
      </w:pPr>
      <w:r>
        <w:rPr>
          <w:rFonts w:ascii="Calibri" w:eastAsia="Calibri" w:hAnsi="Calibri" w:cs="Calibri"/>
          <w:b/>
          <w:noProof/>
          <w:sz w:val="27"/>
          <w:szCs w:val="27"/>
        </w:rPr>
        <w:drawing>
          <wp:inline distT="114300" distB="114300" distL="114300" distR="114300" wp14:anchorId="2A6E5AC7" wp14:editId="669D56C9">
            <wp:extent cx="3975263" cy="2235054"/>
            <wp:effectExtent l="0" t="0" r="0" b="0"/>
            <wp:docPr id="85" name="image59.jpg"/>
            <wp:cNvGraphicFramePr/>
            <a:graphic xmlns:a="http://schemas.openxmlformats.org/drawingml/2006/main">
              <a:graphicData uri="http://schemas.openxmlformats.org/drawingml/2006/picture">
                <pic:pic xmlns:pic="http://schemas.openxmlformats.org/drawingml/2006/picture">
                  <pic:nvPicPr>
                    <pic:cNvPr id="0" name="image59.jpg"/>
                    <pic:cNvPicPr preferRelativeResize="0"/>
                  </pic:nvPicPr>
                  <pic:blipFill>
                    <a:blip r:embed="rId11"/>
                    <a:srcRect/>
                    <a:stretch>
                      <a:fillRect/>
                    </a:stretch>
                  </pic:blipFill>
                  <pic:spPr>
                    <a:xfrm>
                      <a:off x="0" y="0"/>
                      <a:ext cx="3975263" cy="2235054"/>
                    </a:xfrm>
                    <a:prstGeom prst="rect">
                      <a:avLst/>
                    </a:prstGeom>
                    <a:ln/>
                  </pic:spPr>
                </pic:pic>
              </a:graphicData>
            </a:graphic>
          </wp:inline>
        </w:drawing>
      </w:r>
    </w:p>
    <w:p w14:paraId="4EE24F98" w14:textId="77777777" w:rsidR="00166251" w:rsidRDefault="00166251">
      <w:pPr>
        <w:spacing w:line="259" w:lineRule="auto"/>
        <w:rPr>
          <w:rFonts w:ascii="Times New Roman" w:eastAsia="Times New Roman" w:hAnsi="Times New Roman" w:cs="Times New Roman"/>
          <w:b/>
          <w:sz w:val="27"/>
          <w:szCs w:val="27"/>
        </w:rPr>
      </w:pPr>
    </w:p>
    <w:p w14:paraId="5B1466CA" w14:textId="77777777" w:rsidR="00166251" w:rsidRDefault="0055601C">
      <w:pPr>
        <w:spacing w:line="259" w:lineRule="auto"/>
        <w:jc w:val="center"/>
        <w:rPr>
          <w:rFonts w:ascii="Times New Roman" w:eastAsia="Times New Roman" w:hAnsi="Times New Roman" w:cs="Times New Roman"/>
          <w:sz w:val="27"/>
          <w:szCs w:val="27"/>
        </w:rPr>
      </w:pPr>
      <w:r>
        <w:rPr>
          <w:rFonts w:ascii="Times New Roman" w:eastAsia="Times New Roman" w:hAnsi="Times New Roman" w:cs="Times New Roman"/>
          <w:sz w:val="27"/>
          <w:szCs w:val="27"/>
        </w:rPr>
        <w:t>Figure 2: Account page of the app</w:t>
      </w:r>
    </w:p>
    <w:p w14:paraId="38B834CA" w14:textId="77777777" w:rsidR="00166251" w:rsidRDefault="00166251">
      <w:pPr>
        <w:spacing w:line="259" w:lineRule="auto"/>
        <w:rPr>
          <w:rFonts w:ascii="Times New Roman" w:eastAsia="Times New Roman" w:hAnsi="Times New Roman" w:cs="Times New Roman"/>
          <w:sz w:val="27"/>
          <w:szCs w:val="27"/>
        </w:rPr>
      </w:pPr>
    </w:p>
    <w:p w14:paraId="0DCE0852" w14:textId="77777777" w:rsidR="00166251" w:rsidRDefault="0055601C">
      <w:pPr>
        <w:spacing w:line="259"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t>Figure 3 shows the java coding for the appearance of a sign-up button on the account page.</w:t>
      </w:r>
    </w:p>
    <w:p w14:paraId="3421EA96" w14:textId="77777777" w:rsidR="00166251" w:rsidRDefault="00166251">
      <w:pPr>
        <w:spacing w:line="259" w:lineRule="auto"/>
        <w:rPr>
          <w:rFonts w:ascii="Times New Roman" w:eastAsia="Times New Roman" w:hAnsi="Times New Roman" w:cs="Times New Roman"/>
          <w:sz w:val="27"/>
          <w:szCs w:val="27"/>
        </w:rPr>
      </w:pPr>
    </w:p>
    <w:p w14:paraId="14314A32" w14:textId="77777777" w:rsidR="00166251" w:rsidRDefault="0055601C">
      <w:pPr>
        <w:spacing w:line="259" w:lineRule="auto"/>
        <w:jc w:val="center"/>
        <w:rPr>
          <w:rFonts w:ascii="Times New Roman" w:eastAsia="Times New Roman" w:hAnsi="Times New Roman" w:cs="Times New Roman"/>
          <w:sz w:val="27"/>
          <w:szCs w:val="27"/>
        </w:rPr>
      </w:pPr>
      <w:r>
        <w:rPr>
          <w:rFonts w:ascii="Times New Roman" w:eastAsia="Times New Roman" w:hAnsi="Times New Roman" w:cs="Times New Roman"/>
          <w:noProof/>
          <w:sz w:val="27"/>
          <w:szCs w:val="27"/>
        </w:rPr>
        <w:drawing>
          <wp:inline distT="114300" distB="114300" distL="114300" distR="114300" wp14:anchorId="3D175CB3" wp14:editId="444C0649">
            <wp:extent cx="3906675" cy="3019425"/>
            <wp:effectExtent l="0" t="0" r="0" b="0"/>
            <wp:docPr id="90"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2"/>
                    <a:srcRect/>
                    <a:stretch>
                      <a:fillRect/>
                    </a:stretch>
                  </pic:blipFill>
                  <pic:spPr>
                    <a:xfrm>
                      <a:off x="0" y="0"/>
                      <a:ext cx="3906675" cy="3019425"/>
                    </a:xfrm>
                    <a:prstGeom prst="rect">
                      <a:avLst/>
                    </a:prstGeom>
                    <a:ln/>
                  </pic:spPr>
                </pic:pic>
              </a:graphicData>
            </a:graphic>
          </wp:inline>
        </w:drawing>
      </w:r>
    </w:p>
    <w:p w14:paraId="41F82180" w14:textId="77777777" w:rsidR="00166251" w:rsidRDefault="00166251">
      <w:pPr>
        <w:spacing w:line="259" w:lineRule="auto"/>
        <w:jc w:val="center"/>
        <w:rPr>
          <w:rFonts w:ascii="Times New Roman" w:eastAsia="Times New Roman" w:hAnsi="Times New Roman" w:cs="Times New Roman"/>
          <w:sz w:val="27"/>
          <w:szCs w:val="27"/>
        </w:rPr>
      </w:pPr>
    </w:p>
    <w:p w14:paraId="672A1453" w14:textId="77777777" w:rsidR="00166251" w:rsidRDefault="0055601C">
      <w:pPr>
        <w:spacing w:line="259" w:lineRule="auto"/>
        <w:jc w:val="center"/>
        <w:rPr>
          <w:rFonts w:ascii="Times New Roman" w:eastAsia="Times New Roman" w:hAnsi="Times New Roman" w:cs="Times New Roman"/>
          <w:sz w:val="27"/>
          <w:szCs w:val="27"/>
        </w:rPr>
      </w:pPr>
      <w:r>
        <w:rPr>
          <w:rFonts w:ascii="Times New Roman" w:eastAsia="Times New Roman" w:hAnsi="Times New Roman" w:cs="Times New Roman"/>
          <w:sz w:val="27"/>
          <w:szCs w:val="27"/>
        </w:rPr>
        <w:lastRenderedPageBreak/>
        <w:t>Figure 3: Java code for Sign-up button on the Account page</w:t>
      </w:r>
    </w:p>
    <w:p w14:paraId="545A9269" w14:textId="77777777" w:rsidR="00166251" w:rsidRDefault="00166251">
      <w:pPr>
        <w:spacing w:line="259" w:lineRule="auto"/>
        <w:rPr>
          <w:rFonts w:ascii="Times New Roman" w:eastAsia="Times New Roman" w:hAnsi="Times New Roman" w:cs="Times New Roman"/>
          <w:b/>
          <w:sz w:val="27"/>
          <w:szCs w:val="27"/>
        </w:rPr>
      </w:pPr>
    </w:p>
    <w:p w14:paraId="31AFB351" w14:textId="77777777" w:rsidR="00166251" w:rsidRDefault="0055601C">
      <w:pPr>
        <w:spacing w:line="259" w:lineRule="auto"/>
        <w:jc w:val="center"/>
        <w:rPr>
          <w:rFonts w:ascii="Times New Roman" w:eastAsia="Times New Roman" w:hAnsi="Times New Roman" w:cs="Times New Roman"/>
          <w:b/>
          <w:sz w:val="27"/>
          <w:szCs w:val="27"/>
        </w:rPr>
      </w:pPr>
      <w:r>
        <w:rPr>
          <w:rFonts w:ascii="Times New Roman" w:eastAsia="Times New Roman" w:hAnsi="Times New Roman" w:cs="Times New Roman"/>
          <w:b/>
          <w:noProof/>
          <w:sz w:val="27"/>
          <w:szCs w:val="27"/>
        </w:rPr>
        <w:drawing>
          <wp:inline distT="114300" distB="114300" distL="114300" distR="114300" wp14:anchorId="3399EE65" wp14:editId="335B644C">
            <wp:extent cx="4200525" cy="3667125"/>
            <wp:effectExtent l="0" t="0" r="0" b="0"/>
            <wp:docPr id="89"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13"/>
                    <a:srcRect/>
                    <a:stretch>
                      <a:fillRect/>
                    </a:stretch>
                  </pic:blipFill>
                  <pic:spPr>
                    <a:xfrm>
                      <a:off x="0" y="0"/>
                      <a:ext cx="4200525" cy="3667125"/>
                    </a:xfrm>
                    <a:prstGeom prst="rect">
                      <a:avLst/>
                    </a:prstGeom>
                    <a:ln/>
                  </pic:spPr>
                </pic:pic>
              </a:graphicData>
            </a:graphic>
          </wp:inline>
        </w:drawing>
      </w:r>
    </w:p>
    <w:p w14:paraId="3C7EF6DA" w14:textId="77777777" w:rsidR="00166251" w:rsidRDefault="00166251">
      <w:pPr>
        <w:spacing w:line="259" w:lineRule="auto"/>
        <w:rPr>
          <w:rFonts w:ascii="Times New Roman" w:eastAsia="Times New Roman" w:hAnsi="Times New Roman" w:cs="Times New Roman"/>
          <w:sz w:val="27"/>
          <w:szCs w:val="27"/>
        </w:rPr>
      </w:pPr>
    </w:p>
    <w:p w14:paraId="6DD0ED86" w14:textId="77777777" w:rsidR="00166251" w:rsidRDefault="0055601C">
      <w:pPr>
        <w:spacing w:line="259" w:lineRule="auto"/>
        <w:jc w:val="center"/>
        <w:rPr>
          <w:rFonts w:ascii="Times New Roman" w:eastAsia="Times New Roman" w:hAnsi="Times New Roman" w:cs="Times New Roman"/>
          <w:sz w:val="27"/>
          <w:szCs w:val="27"/>
        </w:rPr>
      </w:pPr>
      <w:r>
        <w:rPr>
          <w:rFonts w:ascii="Times New Roman" w:eastAsia="Times New Roman" w:hAnsi="Times New Roman" w:cs="Times New Roman"/>
          <w:sz w:val="27"/>
          <w:szCs w:val="27"/>
        </w:rPr>
        <w:t>Figure 4:  Java code for Sign in button on the Account page</w:t>
      </w:r>
    </w:p>
    <w:p w14:paraId="03350FD7" w14:textId="77777777" w:rsidR="00166251" w:rsidRDefault="00166251">
      <w:pPr>
        <w:spacing w:line="259" w:lineRule="auto"/>
        <w:jc w:val="center"/>
        <w:rPr>
          <w:rFonts w:ascii="Times New Roman" w:eastAsia="Times New Roman" w:hAnsi="Times New Roman" w:cs="Times New Roman"/>
          <w:sz w:val="27"/>
          <w:szCs w:val="27"/>
        </w:rPr>
      </w:pPr>
    </w:p>
    <w:p w14:paraId="25AD5CC9" w14:textId="77777777" w:rsidR="00166251" w:rsidRDefault="0055601C">
      <w:pPr>
        <w:spacing w:line="259" w:lineRule="auto"/>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Figure 4 shows the java coding for the appearance of a sign-in button on the account page.</w:t>
      </w:r>
    </w:p>
    <w:p w14:paraId="06CD4EE9" w14:textId="77777777" w:rsidR="00166251" w:rsidRDefault="00166251">
      <w:pPr>
        <w:spacing w:line="259" w:lineRule="auto"/>
        <w:jc w:val="both"/>
        <w:rPr>
          <w:rFonts w:ascii="Times New Roman" w:eastAsia="Times New Roman" w:hAnsi="Times New Roman" w:cs="Times New Roman"/>
          <w:sz w:val="27"/>
          <w:szCs w:val="27"/>
        </w:rPr>
      </w:pPr>
    </w:p>
    <w:p w14:paraId="0D58FA7E" w14:textId="0D600E6A" w:rsidR="00166251" w:rsidRDefault="0055601C">
      <w:pPr>
        <w:spacing w:line="259" w:lineRule="auto"/>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The above codes were successful in contemplating the function of the Sign-up and Sign-in buttons on the Account page of the app. The creation of the Account page of the app </w:t>
      </w:r>
      <w:r w:rsidR="007715C4">
        <w:rPr>
          <w:rFonts w:ascii="Times New Roman" w:eastAsia="Times New Roman" w:hAnsi="Times New Roman" w:cs="Times New Roman"/>
          <w:sz w:val="27"/>
          <w:szCs w:val="27"/>
        </w:rPr>
        <w:t>includes creating</w:t>
      </w:r>
      <w:r>
        <w:rPr>
          <w:rFonts w:ascii="Times New Roman" w:eastAsia="Times New Roman" w:hAnsi="Times New Roman" w:cs="Times New Roman"/>
          <w:sz w:val="27"/>
          <w:szCs w:val="27"/>
        </w:rPr>
        <w:t xml:space="preserve"> a sign-up button that codes for close account and open sign-up page. The development of the Account page of the app includes creating a sign-in button as well that codes for close account and open sign-up page. </w:t>
      </w:r>
    </w:p>
    <w:p w14:paraId="298E6FF1" w14:textId="77777777" w:rsidR="00166251" w:rsidRDefault="00166251">
      <w:pPr>
        <w:spacing w:line="259" w:lineRule="auto"/>
        <w:jc w:val="both"/>
        <w:rPr>
          <w:rFonts w:ascii="Times New Roman" w:eastAsia="Times New Roman" w:hAnsi="Times New Roman" w:cs="Times New Roman"/>
          <w:sz w:val="27"/>
          <w:szCs w:val="27"/>
        </w:rPr>
      </w:pPr>
    </w:p>
    <w:p w14:paraId="586944EB" w14:textId="77777777" w:rsidR="00166251" w:rsidRDefault="0055601C">
      <w:pPr>
        <w:spacing w:line="259" w:lineRule="auto"/>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Therefore, sign-in and sign-up are the two choices on the account page. Because they have never established an account before, new users must select sign-up. Current users who already have an account do not need to register and may login in. The account page and java code for the program are shown in the diagram below.</w:t>
      </w:r>
    </w:p>
    <w:p w14:paraId="5985D971" w14:textId="77777777" w:rsidR="00166251" w:rsidRDefault="00166251">
      <w:pPr>
        <w:spacing w:line="259" w:lineRule="auto"/>
        <w:jc w:val="center"/>
        <w:rPr>
          <w:rFonts w:ascii="Calibri" w:eastAsia="Calibri" w:hAnsi="Calibri" w:cs="Calibri"/>
          <w:b/>
          <w:sz w:val="27"/>
          <w:szCs w:val="27"/>
        </w:rPr>
      </w:pPr>
    </w:p>
    <w:p w14:paraId="7EF3975E" w14:textId="77777777" w:rsidR="00166251" w:rsidRDefault="00166251">
      <w:pPr>
        <w:spacing w:line="259" w:lineRule="auto"/>
        <w:rPr>
          <w:rFonts w:ascii="Calibri" w:eastAsia="Calibri" w:hAnsi="Calibri" w:cs="Calibri"/>
          <w:b/>
          <w:sz w:val="27"/>
          <w:szCs w:val="27"/>
        </w:rPr>
      </w:pPr>
    </w:p>
    <w:p w14:paraId="6202F0C0" w14:textId="77777777" w:rsidR="00166251" w:rsidRDefault="00166251">
      <w:pPr>
        <w:spacing w:line="259" w:lineRule="auto"/>
        <w:rPr>
          <w:rFonts w:ascii="Times New Roman" w:eastAsia="Times New Roman" w:hAnsi="Times New Roman" w:cs="Times New Roman"/>
          <w:b/>
          <w:sz w:val="32"/>
          <w:szCs w:val="32"/>
        </w:rPr>
      </w:pPr>
    </w:p>
    <w:p w14:paraId="66A9CBF0" w14:textId="77777777" w:rsidR="0028236F" w:rsidRDefault="0028236F">
      <w:pPr>
        <w:spacing w:line="259" w:lineRule="auto"/>
        <w:jc w:val="center"/>
        <w:rPr>
          <w:rFonts w:ascii="Times New Roman" w:eastAsia="Times New Roman" w:hAnsi="Times New Roman" w:cs="Times New Roman"/>
          <w:b/>
          <w:sz w:val="32"/>
          <w:szCs w:val="32"/>
        </w:rPr>
      </w:pPr>
    </w:p>
    <w:p w14:paraId="6D61791B" w14:textId="77777777" w:rsidR="00366EA2" w:rsidRDefault="00366EA2" w:rsidP="00366EA2">
      <w:pPr>
        <w:spacing w:line="259" w:lineRule="auto"/>
        <w:rPr>
          <w:rFonts w:ascii="Times New Roman" w:eastAsia="Times New Roman" w:hAnsi="Times New Roman" w:cs="Times New Roman"/>
          <w:b/>
          <w:sz w:val="32"/>
          <w:szCs w:val="32"/>
        </w:rPr>
      </w:pPr>
    </w:p>
    <w:p w14:paraId="25DADC7B" w14:textId="0D5768F0" w:rsidR="00166251" w:rsidRPr="005E6234" w:rsidRDefault="0055601C" w:rsidP="00366EA2">
      <w:pPr>
        <w:pStyle w:val="Heading1"/>
        <w:jc w:val="center"/>
        <w:rPr>
          <w:b/>
          <w:bCs/>
          <w:sz w:val="36"/>
          <w:szCs w:val="36"/>
        </w:rPr>
      </w:pPr>
      <w:bookmarkStart w:id="3" w:name="_Toc85390045"/>
      <w:r w:rsidRPr="005E6234">
        <w:rPr>
          <w:b/>
          <w:bCs/>
          <w:sz w:val="36"/>
          <w:szCs w:val="36"/>
        </w:rPr>
        <w:lastRenderedPageBreak/>
        <w:t>Cancel</w:t>
      </w:r>
      <w:bookmarkEnd w:id="3"/>
    </w:p>
    <w:p w14:paraId="58490F48" w14:textId="77777777" w:rsidR="00166251" w:rsidRDefault="00166251">
      <w:pPr>
        <w:spacing w:line="259" w:lineRule="auto"/>
        <w:jc w:val="center"/>
        <w:rPr>
          <w:rFonts w:ascii="Times New Roman" w:eastAsia="Times New Roman" w:hAnsi="Times New Roman" w:cs="Times New Roman"/>
          <w:b/>
          <w:sz w:val="32"/>
          <w:szCs w:val="32"/>
        </w:rPr>
      </w:pPr>
    </w:p>
    <w:p w14:paraId="05DC2AA1" w14:textId="77777777" w:rsidR="00166251" w:rsidRDefault="0055601C">
      <w:pPr>
        <w:spacing w:line="259" w:lineRule="auto"/>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The page includes Create Appointment, Cancel Appointment, and View Appointment. The application requires user input information for the App ID and Password. The cancel button is made fully functional to cancel any appointments the users may have made before.</w:t>
      </w:r>
    </w:p>
    <w:p w14:paraId="6A5C246C" w14:textId="77777777" w:rsidR="00166251" w:rsidRDefault="00166251">
      <w:pPr>
        <w:spacing w:line="259" w:lineRule="auto"/>
        <w:jc w:val="center"/>
        <w:rPr>
          <w:rFonts w:ascii="Times New Roman" w:eastAsia="Times New Roman" w:hAnsi="Times New Roman" w:cs="Times New Roman"/>
          <w:b/>
          <w:sz w:val="32"/>
          <w:szCs w:val="32"/>
        </w:rPr>
      </w:pPr>
    </w:p>
    <w:p w14:paraId="6BEE3D71" w14:textId="77777777" w:rsidR="00166251" w:rsidRDefault="0055601C">
      <w:pPr>
        <w:spacing w:line="259" w:lineRule="auto"/>
        <w:jc w:val="both"/>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542375A6" wp14:editId="6F654A6D">
            <wp:extent cx="5481638" cy="3086836"/>
            <wp:effectExtent l="0" t="0" r="0" b="0"/>
            <wp:docPr id="92" name="image75.jpg"/>
            <wp:cNvGraphicFramePr/>
            <a:graphic xmlns:a="http://schemas.openxmlformats.org/drawingml/2006/main">
              <a:graphicData uri="http://schemas.openxmlformats.org/drawingml/2006/picture">
                <pic:pic xmlns:pic="http://schemas.openxmlformats.org/drawingml/2006/picture">
                  <pic:nvPicPr>
                    <pic:cNvPr id="0" name="image75.jpg"/>
                    <pic:cNvPicPr preferRelativeResize="0"/>
                  </pic:nvPicPr>
                  <pic:blipFill>
                    <a:blip r:embed="rId14"/>
                    <a:srcRect/>
                    <a:stretch>
                      <a:fillRect/>
                    </a:stretch>
                  </pic:blipFill>
                  <pic:spPr>
                    <a:xfrm>
                      <a:off x="0" y="0"/>
                      <a:ext cx="5481638" cy="3086836"/>
                    </a:xfrm>
                    <a:prstGeom prst="rect">
                      <a:avLst/>
                    </a:prstGeom>
                    <a:ln/>
                  </pic:spPr>
                </pic:pic>
              </a:graphicData>
            </a:graphic>
          </wp:inline>
        </w:drawing>
      </w:r>
    </w:p>
    <w:p w14:paraId="2DB7FBB5" w14:textId="77777777" w:rsidR="00166251" w:rsidRDefault="00166251">
      <w:pPr>
        <w:spacing w:line="259" w:lineRule="auto"/>
        <w:jc w:val="both"/>
        <w:rPr>
          <w:rFonts w:ascii="Times New Roman" w:eastAsia="Times New Roman" w:hAnsi="Times New Roman" w:cs="Times New Roman"/>
          <w:b/>
          <w:sz w:val="32"/>
          <w:szCs w:val="32"/>
        </w:rPr>
      </w:pPr>
    </w:p>
    <w:p w14:paraId="064018B6" w14:textId="1AB959F7" w:rsidR="00166251" w:rsidRDefault="0055601C">
      <w:pPr>
        <w:spacing w:line="259" w:lineRule="auto"/>
        <w:jc w:val="center"/>
        <w:rPr>
          <w:rFonts w:ascii="Times New Roman" w:eastAsia="Times New Roman" w:hAnsi="Times New Roman" w:cs="Times New Roman"/>
          <w:sz w:val="27"/>
          <w:szCs w:val="27"/>
        </w:rPr>
      </w:pPr>
      <w:r>
        <w:rPr>
          <w:rFonts w:ascii="Times New Roman" w:eastAsia="Times New Roman" w:hAnsi="Times New Roman" w:cs="Times New Roman"/>
          <w:sz w:val="27"/>
          <w:szCs w:val="27"/>
        </w:rPr>
        <w:t>Figure 5: The step for cancel</w:t>
      </w:r>
      <w:r w:rsidR="0028236F">
        <w:rPr>
          <w:rFonts w:ascii="Times New Roman" w:eastAsia="Times New Roman" w:hAnsi="Times New Roman" w:cs="Times New Roman"/>
          <w:sz w:val="27"/>
          <w:szCs w:val="27"/>
        </w:rPr>
        <w:t>l</w:t>
      </w:r>
      <w:r>
        <w:rPr>
          <w:rFonts w:ascii="Times New Roman" w:eastAsia="Times New Roman" w:hAnsi="Times New Roman" w:cs="Times New Roman"/>
          <w:sz w:val="27"/>
          <w:szCs w:val="27"/>
        </w:rPr>
        <w:t xml:space="preserve">ing the appointment with a screen capture of the Cancel Appointment page of the </w:t>
      </w:r>
      <w:proofErr w:type="gramStart"/>
      <w:r>
        <w:rPr>
          <w:rFonts w:ascii="Times New Roman" w:eastAsia="Times New Roman" w:hAnsi="Times New Roman" w:cs="Times New Roman"/>
          <w:sz w:val="27"/>
          <w:szCs w:val="27"/>
        </w:rPr>
        <w:t>app</w:t>
      </w:r>
      <w:proofErr w:type="gramEnd"/>
    </w:p>
    <w:p w14:paraId="6400BC4E" w14:textId="77777777" w:rsidR="00166251" w:rsidRDefault="00166251">
      <w:pPr>
        <w:spacing w:line="259" w:lineRule="auto"/>
        <w:jc w:val="center"/>
        <w:rPr>
          <w:rFonts w:ascii="Times New Roman" w:eastAsia="Times New Roman" w:hAnsi="Times New Roman" w:cs="Times New Roman"/>
          <w:b/>
          <w:sz w:val="27"/>
          <w:szCs w:val="27"/>
        </w:rPr>
      </w:pPr>
    </w:p>
    <w:p w14:paraId="0B44F367" w14:textId="77777777" w:rsidR="00166251" w:rsidRDefault="00166251">
      <w:pPr>
        <w:spacing w:line="259" w:lineRule="auto"/>
        <w:jc w:val="center"/>
        <w:rPr>
          <w:rFonts w:ascii="Times New Roman" w:eastAsia="Times New Roman" w:hAnsi="Times New Roman" w:cs="Times New Roman"/>
          <w:b/>
          <w:sz w:val="27"/>
          <w:szCs w:val="27"/>
        </w:rPr>
      </w:pPr>
    </w:p>
    <w:p w14:paraId="6F3A5B94" w14:textId="77777777" w:rsidR="00166251" w:rsidRDefault="0055601C">
      <w:pPr>
        <w:spacing w:line="259" w:lineRule="auto"/>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The following figures show the Java coding that has been used for the creation of the cancel page. At first, it requires creating a variable stored appointment id, creates a variable stored password, creates a log out button, and creates the confirmed block. </w:t>
      </w:r>
    </w:p>
    <w:p w14:paraId="2CD84091" w14:textId="77777777" w:rsidR="00166251" w:rsidRDefault="00166251">
      <w:pPr>
        <w:spacing w:line="259" w:lineRule="auto"/>
        <w:jc w:val="both"/>
        <w:rPr>
          <w:rFonts w:ascii="Times New Roman" w:eastAsia="Times New Roman" w:hAnsi="Times New Roman" w:cs="Times New Roman"/>
          <w:sz w:val="27"/>
          <w:szCs w:val="27"/>
        </w:rPr>
      </w:pPr>
    </w:p>
    <w:p w14:paraId="7F31C1A1" w14:textId="77777777" w:rsidR="00166251" w:rsidRDefault="0055601C">
      <w:pPr>
        <w:spacing w:line="259" w:lineRule="auto"/>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For ‘//yes = 0, no = 1, cancel = 2’, if loop has been used to write close cancel page, open account page, set appointment id text to null, set appointment id text to null, set user name text to null and finally set password text to null.  </w:t>
      </w:r>
    </w:p>
    <w:p w14:paraId="32DE3E37" w14:textId="77777777" w:rsidR="00166251" w:rsidRDefault="00166251">
      <w:pPr>
        <w:spacing w:line="259" w:lineRule="auto"/>
        <w:jc w:val="both"/>
        <w:rPr>
          <w:rFonts w:ascii="Times New Roman" w:eastAsia="Times New Roman" w:hAnsi="Times New Roman" w:cs="Times New Roman"/>
          <w:sz w:val="27"/>
          <w:szCs w:val="27"/>
        </w:rPr>
      </w:pPr>
    </w:p>
    <w:p w14:paraId="1305A038" w14:textId="77777777" w:rsidR="00166251" w:rsidRDefault="0055601C">
      <w:pPr>
        <w:spacing w:line="259" w:lineRule="auto"/>
        <w:jc w:val="both"/>
        <w:rPr>
          <w:rFonts w:ascii="Times New Roman" w:eastAsia="Times New Roman" w:hAnsi="Times New Roman" w:cs="Times New Roman"/>
          <w:b/>
          <w:sz w:val="27"/>
          <w:szCs w:val="27"/>
        </w:rPr>
      </w:pPr>
      <w:r>
        <w:rPr>
          <w:rFonts w:ascii="Times New Roman" w:eastAsia="Times New Roman" w:hAnsi="Times New Roman" w:cs="Times New Roman"/>
          <w:sz w:val="27"/>
          <w:szCs w:val="27"/>
        </w:rPr>
        <w:t xml:space="preserve">For the completion of the development of the page, we created a sidebar create button that is also required for writing codes for the close cancel page, set appointment id text to null, set password text to null, delete all rows in </w:t>
      </w:r>
      <w:proofErr w:type="spellStart"/>
      <w:r>
        <w:rPr>
          <w:rFonts w:ascii="Times New Roman" w:eastAsia="Times New Roman" w:hAnsi="Times New Roman" w:cs="Times New Roman"/>
          <w:sz w:val="27"/>
          <w:szCs w:val="27"/>
        </w:rPr>
        <w:t>JTable</w:t>
      </w:r>
      <w:proofErr w:type="spellEnd"/>
      <w:r>
        <w:rPr>
          <w:rFonts w:ascii="Times New Roman" w:eastAsia="Times New Roman" w:hAnsi="Times New Roman" w:cs="Times New Roman"/>
          <w:sz w:val="27"/>
          <w:szCs w:val="27"/>
        </w:rPr>
        <w:t>, and create variable stored select statements.</w:t>
      </w:r>
    </w:p>
    <w:p w14:paraId="59E04ED2" w14:textId="77777777" w:rsidR="00166251" w:rsidRDefault="0055601C">
      <w:pPr>
        <w:spacing w:line="259" w:lineRule="auto"/>
        <w:jc w:val="center"/>
        <w:rPr>
          <w:rFonts w:ascii="Times New Roman" w:eastAsia="Times New Roman" w:hAnsi="Times New Roman" w:cs="Times New Roman"/>
          <w:b/>
          <w:sz w:val="27"/>
          <w:szCs w:val="27"/>
        </w:rPr>
      </w:pPr>
      <w:r>
        <w:rPr>
          <w:rFonts w:ascii="Times New Roman" w:eastAsia="Times New Roman" w:hAnsi="Times New Roman" w:cs="Times New Roman"/>
          <w:b/>
          <w:noProof/>
          <w:sz w:val="27"/>
          <w:szCs w:val="27"/>
        </w:rPr>
        <w:lastRenderedPageBreak/>
        <w:drawing>
          <wp:inline distT="114300" distB="114300" distL="114300" distR="114300" wp14:anchorId="1BE531BC" wp14:editId="42B1AFC5">
            <wp:extent cx="4610304" cy="3643313"/>
            <wp:effectExtent l="0" t="0" r="0" b="0"/>
            <wp:docPr id="5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5"/>
                    <a:srcRect/>
                    <a:stretch>
                      <a:fillRect/>
                    </a:stretch>
                  </pic:blipFill>
                  <pic:spPr>
                    <a:xfrm>
                      <a:off x="0" y="0"/>
                      <a:ext cx="4610304" cy="3643313"/>
                    </a:xfrm>
                    <a:prstGeom prst="rect">
                      <a:avLst/>
                    </a:prstGeom>
                    <a:ln/>
                  </pic:spPr>
                </pic:pic>
              </a:graphicData>
            </a:graphic>
          </wp:inline>
        </w:drawing>
      </w:r>
      <w:r>
        <w:rPr>
          <w:rFonts w:ascii="Times New Roman" w:eastAsia="Times New Roman" w:hAnsi="Times New Roman" w:cs="Times New Roman"/>
          <w:b/>
          <w:noProof/>
          <w:sz w:val="27"/>
          <w:szCs w:val="27"/>
        </w:rPr>
        <w:drawing>
          <wp:inline distT="114300" distB="114300" distL="114300" distR="114300" wp14:anchorId="35B0F46E" wp14:editId="609DEDF6">
            <wp:extent cx="6453700" cy="3176588"/>
            <wp:effectExtent l="0" t="0" r="0" b="0"/>
            <wp:docPr id="72"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16"/>
                    <a:srcRect/>
                    <a:stretch>
                      <a:fillRect/>
                    </a:stretch>
                  </pic:blipFill>
                  <pic:spPr>
                    <a:xfrm>
                      <a:off x="0" y="0"/>
                      <a:ext cx="6453700" cy="3176588"/>
                    </a:xfrm>
                    <a:prstGeom prst="rect">
                      <a:avLst/>
                    </a:prstGeom>
                    <a:ln/>
                  </pic:spPr>
                </pic:pic>
              </a:graphicData>
            </a:graphic>
          </wp:inline>
        </w:drawing>
      </w:r>
      <w:r>
        <w:rPr>
          <w:rFonts w:ascii="Times New Roman" w:eastAsia="Times New Roman" w:hAnsi="Times New Roman" w:cs="Times New Roman"/>
          <w:b/>
          <w:noProof/>
          <w:sz w:val="27"/>
          <w:szCs w:val="27"/>
        </w:rPr>
        <w:drawing>
          <wp:inline distT="114300" distB="114300" distL="114300" distR="114300" wp14:anchorId="25BED394" wp14:editId="24C7AD1C">
            <wp:extent cx="4642029" cy="1709738"/>
            <wp:effectExtent l="0" t="0" r="0" b="0"/>
            <wp:docPr id="3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4642029" cy="1709738"/>
                    </a:xfrm>
                    <a:prstGeom prst="rect">
                      <a:avLst/>
                    </a:prstGeom>
                    <a:ln/>
                  </pic:spPr>
                </pic:pic>
              </a:graphicData>
            </a:graphic>
          </wp:inline>
        </w:drawing>
      </w:r>
      <w:r>
        <w:rPr>
          <w:rFonts w:ascii="Times New Roman" w:eastAsia="Times New Roman" w:hAnsi="Times New Roman" w:cs="Times New Roman"/>
          <w:b/>
          <w:noProof/>
          <w:sz w:val="27"/>
          <w:szCs w:val="27"/>
        </w:rPr>
        <w:lastRenderedPageBreak/>
        <w:drawing>
          <wp:inline distT="114300" distB="114300" distL="114300" distR="114300" wp14:anchorId="1B48C492" wp14:editId="51A9CDC2">
            <wp:extent cx="4748615" cy="3548063"/>
            <wp:effectExtent l="0" t="0" r="0" b="0"/>
            <wp:docPr id="3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4748615" cy="3548063"/>
                    </a:xfrm>
                    <a:prstGeom prst="rect">
                      <a:avLst/>
                    </a:prstGeom>
                    <a:ln/>
                  </pic:spPr>
                </pic:pic>
              </a:graphicData>
            </a:graphic>
          </wp:inline>
        </w:drawing>
      </w:r>
      <w:r>
        <w:rPr>
          <w:rFonts w:ascii="Times New Roman" w:eastAsia="Times New Roman" w:hAnsi="Times New Roman" w:cs="Times New Roman"/>
          <w:b/>
          <w:noProof/>
          <w:sz w:val="27"/>
          <w:szCs w:val="27"/>
        </w:rPr>
        <w:drawing>
          <wp:inline distT="114300" distB="114300" distL="114300" distR="114300" wp14:anchorId="7A477892" wp14:editId="22E964DD">
            <wp:extent cx="4334336" cy="1509713"/>
            <wp:effectExtent l="0" t="0" r="0" b="0"/>
            <wp:docPr id="84"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19"/>
                    <a:srcRect/>
                    <a:stretch>
                      <a:fillRect/>
                    </a:stretch>
                  </pic:blipFill>
                  <pic:spPr>
                    <a:xfrm>
                      <a:off x="0" y="0"/>
                      <a:ext cx="4334336" cy="1509713"/>
                    </a:xfrm>
                    <a:prstGeom prst="rect">
                      <a:avLst/>
                    </a:prstGeom>
                    <a:ln/>
                  </pic:spPr>
                </pic:pic>
              </a:graphicData>
            </a:graphic>
          </wp:inline>
        </w:drawing>
      </w:r>
      <w:r>
        <w:rPr>
          <w:rFonts w:ascii="Times New Roman" w:eastAsia="Times New Roman" w:hAnsi="Times New Roman" w:cs="Times New Roman"/>
          <w:b/>
          <w:noProof/>
          <w:sz w:val="27"/>
          <w:szCs w:val="27"/>
        </w:rPr>
        <w:drawing>
          <wp:inline distT="114300" distB="114300" distL="114300" distR="114300" wp14:anchorId="6ECF3472" wp14:editId="1E1BE22B">
            <wp:extent cx="6468190" cy="3529013"/>
            <wp:effectExtent l="0" t="0" r="0" b="0"/>
            <wp:docPr id="80"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0"/>
                    <a:srcRect/>
                    <a:stretch>
                      <a:fillRect/>
                    </a:stretch>
                  </pic:blipFill>
                  <pic:spPr>
                    <a:xfrm>
                      <a:off x="0" y="0"/>
                      <a:ext cx="6468190" cy="3529013"/>
                    </a:xfrm>
                    <a:prstGeom prst="rect">
                      <a:avLst/>
                    </a:prstGeom>
                    <a:ln/>
                  </pic:spPr>
                </pic:pic>
              </a:graphicData>
            </a:graphic>
          </wp:inline>
        </w:drawing>
      </w:r>
      <w:r>
        <w:rPr>
          <w:rFonts w:ascii="Times New Roman" w:eastAsia="Times New Roman" w:hAnsi="Times New Roman" w:cs="Times New Roman"/>
          <w:b/>
          <w:noProof/>
          <w:sz w:val="27"/>
          <w:szCs w:val="27"/>
        </w:rPr>
        <w:lastRenderedPageBreak/>
        <w:drawing>
          <wp:inline distT="114300" distB="114300" distL="114300" distR="114300" wp14:anchorId="2EC03CB3" wp14:editId="1FE577E5">
            <wp:extent cx="4419600" cy="3567113"/>
            <wp:effectExtent l="0" t="0" r="0" b="0"/>
            <wp:docPr id="67"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1"/>
                    <a:srcRect/>
                    <a:stretch>
                      <a:fillRect/>
                    </a:stretch>
                  </pic:blipFill>
                  <pic:spPr>
                    <a:xfrm>
                      <a:off x="0" y="0"/>
                      <a:ext cx="4419600" cy="3567113"/>
                    </a:xfrm>
                    <a:prstGeom prst="rect">
                      <a:avLst/>
                    </a:prstGeom>
                    <a:ln/>
                  </pic:spPr>
                </pic:pic>
              </a:graphicData>
            </a:graphic>
          </wp:inline>
        </w:drawing>
      </w:r>
      <w:r>
        <w:rPr>
          <w:rFonts w:ascii="Times New Roman" w:eastAsia="Times New Roman" w:hAnsi="Times New Roman" w:cs="Times New Roman"/>
          <w:b/>
          <w:noProof/>
          <w:sz w:val="27"/>
          <w:szCs w:val="27"/>
        </w:rPr>
        <w:drawing>
          <wp:inline distT="114300" distB="114300" distL="114300" distR="114300" wp14:anchorId="41355000" wp14:editId="354AF89A">
            <wp:extent cx="4382925" cy="2625850"/>
            <wp:effectExtent l="0" t="0" r="0" b="0"/>
            <wp:docPr id="4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2"/>
                    <a:srcRect/>
                    <a:stretch>
                      <a:fillRect/>
                    </a:stretch>
                  </pic:blipFill>
                  <pic:spPr>
                    <a:xfrm>
                      <a:off x="0" y="0"/>
                      <a:ext cx="4382925" cy="2625850"/>
                    </a:xfrm>
                    <a:prstGeom prst="rect">
                      <a:avLst/>
                    </a:prstGeom>
                    <a:ln/>
                  </pic:spPr>
                </pic:pic>
              </a:graphicData>
            </a:graphic>
          </wp:inline>
        </w:drawing>
      </w:r>
      <w:r>
        <w:rPr>
          <w:rFonts w:ascii="Times New Roman" w:eastAsia="Times New Roman" w:hAnsi="Times New Roman" w:cs="Times New Roman"/>
          <w:b/>
          <w:noProof/>
          <w:sz w:val="27"/>
          <w:szCs w:val="27"/>
        </w:rPr>
        <w:drawing>
          <wp:inline distT="114300" distB="114300" distL="114300" distR="114300" wp14:anchorId="182FF54E" wp14:editId="02E25E26">
            <wp:extent cx="6351298" cy="2338388"/>
            <wp:effectExtent l="0" t="0" r="0" b="0"/>
            <wp:docPr id="4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6351298" cy="2338388"/>
                    </a:xfrm>
                    <a:prstGeom prst="rect">
                      <a:avLst/>
                    </a:prstGeom>
                    <a:ln/>
                  </pic:spPr>
                </pic:pic>
              </a:graphicData>
            </a:graphic>
          </wp:inline>
        </w:drawing>
      </w:r>
      <w:r>
        <w:rPr>
          <w:rFonts w:ascii="Times New Roman" w:eastAsia="Times New Roman" w:hAnsi="Times New Roman" w:cs="Times New Roman"/>
          <w:b/>
          <w:noProof/>
          <w:sz w:val="27"/>
          <w:szCs w:val="27"/>
        </w:rPr>
        <w:lastRenderedPageBreak/>
        <w:drawing>
          <wp:inline distT="114300" distB="114300" distL="114300" distR="114300" wp14:anchorId="41427CBF" wp14:editId="2EB873EC">
            <wp:extent cx="3514725" cy="3462338"/>
            <wp:effectExtent l="0" t="0" r="0" b="0"/>
            <wp:docPr id="6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4"/>
                    <a:srcRect/>
                    <a:stretch>
                      <a:fillRect/>
                    </a:stretch>
                  </pic:blipFill>
                  <pic:spPr>
                    <a:xfrm>
                      <a:off x="0" y="0"/>
                      <a:ext cx="3514725" cy="3462338"/>
                    </a:xfrm>
                    <a:prstGeom prst="rect">
                      <a:avLst/>
                    </a:prstGeom>
                    <a:ln/>
                  </pic:spPr>
                </pic:pic>
              </a:graphicData>
            </a:graphic>
          </wp:inline>
        </w:drawing>
      </w:r>
      <w:r>
        <w:rPr>
          <w:rFonts w:ascii="Times New Roman" w:eastAsia="Times New Roman" w:hAnsi="Times New Roman" w:cs="Times New Roman"/>
          <w:b/>
          <w:noProof/>
          <w:sz w:val="27"/>
          <w:szCs w:val="27"/>
        </w:rPr>
        <w:drawing>
          <wp:inline distT="114300" distB="114300" distL="114300" distR="114300" wp14:anchorId="7543E89E" wp14:editId="493FE4F7">
            <wp:extent cx="6310313" cy="636956"/>
            <wp:effectExtent l="0" t="0" r="0" b="0"/>
            <wp:docPr id="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6310313" cy="636956"/>
                    </a:xfrm>
                    <a:prstGeom prst="rect">
                      <a:avLst/>
                    </a:prstGeom>
                    <a:ln/>
                  </pic:spPr>
                </pic:pic>
              </a:graphicData>
            </a:graphic>
          </wp:inline>
        </w:drawing>
      </w:r>
      <w:r>
        <w:rPr>
          <w:rFonts w:ascii="Times New Roman" w:eastAsia="Times New Roman" w:hAnsi="Times New Roman" w:cs="Times New Roman"/>
          <w:b/>
          <w:noProof/>
          <w:sz w:val="27"/>
          <w:szCs w:val="27"/>
        </w:rPr>
        <w:drawing>
          <wp:inline distT="114300" distB="114300" distL="114300" distR="114300" wp14:anchorId="333FC367" wp14:editId="303820EF">
            <wp:extent cx="4530563" cy="1806831"/>
            <wp:effectExtent l="0" t="0" r="0" b="0"/>
            <wp:docPr id="87"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6"/>
                    <a:srcRect/>
                    <a:stretch>
                      <a:fillRect/>
                    </a:stretch>
                  </pic:blipFill>
                  <pic:spPr>
                    <a:xfrm>
                      <a:off x="0" y="0"/>
                      <a:ext cx="4530563" cy="1806831"/>
                    </a:xfrm>
                    <a:prstGeom prst="rect">
                      <a:avLst/>
                    </a:prstGeom>
                    <a:ln/>
                  </pic:spPr>
                </pic:pic>
              </a:graphicData>
            </a:graphic>
          </wp:inline>
        </w:drawing>
      </w:r>
    </w:p>
    <w:p w14:paraId="0D3CBD43" w14:textId="77777777" w:rsidR="00166251" w:rsidRDefault="0055601C">
      <w:pPr>
        <w:spacing w:line="259" w:lineRule="auto"/>
        <w:jc w:val="center"/>
        <w:rPr>
          <w:rFonts w:ascii="Times New Roman" w:eastAsia="Times New Roman" w:hAnsi="Times New Roman" w:cs="Times New Roman"/>
          <w:b/>
          <w:sz w:val="27"/>
          <w:szCs w:val="27"/>
        </w:rPr>
      </w:pPr>
      <w:r>
        <w:rPr>
          <w:rFonts w:ascii="Times New Roman" w:eastAsia="Times New Roman" w:hAnsi="Times New Roman" w:cs="Times New Roman"/>
          <w:b/>
          <w:noProof/>
          <w:sz w:val="27"/>
          <w:szCs w:val="27"/>
        </w:rPr>
        <w:drawing>
          <wp:inline distT="114300" distB="114300" distL="114300" distR="114300" wp14:anchorId="7454347B" wp14:editId="5D6E53B5">
            <wp:extent cx="6400800" cy="2071688"/>
            <wp:effectExtent l="0" t="0" r="0" b="0"/>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6400800" cy="2071688"/>
                    </a:xfrm>
                    <a:prstGeom prst="rect">
                      <a:avLst/>
                    </a:prstGeom>
                    <a:ln/>
                  </pic:spPr>
                </pic:pic>
              </a:graphicData>
            </a:graphic>
          </wp:inline>
        </w:drawing>
      </w:r>
    </w:p>
    <w:p w14:paraId="6E356730" w14:textId="77777777" w:rsidR="00166251" w:rsidRDefault="0055601C">
      <w:pPr>
        <w:spacing w:line="259" w:lineRule="auto"/>
        <w:jc w:val="center"/>
        <w:rPr>
          <w:rFonts w:ascii="Times New Roman" w:eastAsia="Times New Roman" w:hAnsi="Times New Roman" w:cs="Times New Roman"/>
          <w:b/>
          <w:sz w:val="27"/>
          <w:szCs w:val="27"/>
        </w:rPr>
      </w:pPr>
      <w:r>
        <w:rPr>
          <w:rFonts w:ascii="Times New Roman" w:eastAsia="Times New Roman" w:hAnsi="Times New Roman" w:cs="Times New Roman"/>
          <w:b/>
          <w:noProof/>
          <w:sz w:val="27"/>
          <w:szCs w:val="27"/>
        </w:rPr>
        <w:lastRenderedPageBreak/>
        <w:drawing>
          <wp:inline distT="114300" distB="114300" distL="114300" distR="114300" wp14:anchorId="6C8E3EDD" wp14:editId="280E84A5">
            <wp:extent cx="5634038" cy="1722031"/>
            <wp:effectExtent l="0" t="0" r="0" b="0"/>
            <wp:docPr id="3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5634038" cy="1722031"/>
                    </a:xfrm>
                    <a:prstGeom prst="rect">
                      <a:avLst/>
                    </a:prstGeom>
                    <a:ln/>
                  </pic:spPr>
                </pic:pic>
              </a:graphicData>
            </a:graphic>
          </wp:inline>
        </w:drawing>
      </w:r>
    </w:p>
    <w:p w14:paraId="11C490F4" w14:textId="77777777" w:rsidR="00166251" w:rsidRDefault="00166251">
      <w:pPr>
        <w:spacing w:line="259" w:lineRule="auto"/>
        <w:jc w:val="center"/>
        <w:rPr>
          <w:rFonts w:ascii="Times New Roman" w:eastAsia="Times New Roman" w:hAnsi="Times New Roman" w:cs="Times New Roman"/>
          <w:b/>
          <w:sz w:val="27"/>
          <w:szCs w:val="27"/>
        </w:rPr>
      </w:pPr>
    </w:p>
    <w:p w14:paraId="3CF9A580" w14:textId="23FE4B52" w:rsidR="00166251" w:rsidRDefault="0055601C">
      <w:pPr>
        <w:spacing w:line="259" w:lineRule="auto"/>
        <w:jc w:val="center"/>
        <w:rPr>
          <w:rFonts w:ascii="Times New Roman" w:eastAsia="Times New Roman" w:hAnsi="Times New Roman" w:cs="Times New Roman"/>
          <w:sz w:val="27"/>
          <w:szCs w:val="27"/>
        </w:rPr>
      </w:pPr>
      <w:r>
        <w:rPr>
          <w:rFonts w:ascii="Times New Roman" w:eastAsia="Times New Roman" w:hAnsi="Times New Roman" w:cs="Times New Roman"/>
          <w:sz w:val="27"/>
          <w:szCs w:val="27"/>
        </w:rPr>
        <w:t>Figure 6: The screen captures above are the Java codes for cancel</w:t>
      </w:r>
      <w:r w:rsidR="00001960">
        <w:rPr>
          <w:rFonts w:ascii="Times New Roman" w:eastAsia="Times New Roman" w:hAnsi="Times New Roman" w:cs="Times New Roman"/>
          <w:sz w:val="27"/>
          <w:szCs w:val="27"/>
        </w:rPr>
        <w:t>l</w:t>
      </w:r>
      <w:r>
        <w:rPr>
          <w:rFonts w:ascii="Times New Roman" w:eastAsia="Times New Roman" w:hAnsi="Times New Roman" w:cs="Times New Roman"/>
          <w:sz w:val="27"/>
          <w:szCs w:val="27"/>
        </w:rPr>
        <w:t xml:space="preserve">ing the </w:t>
      </w:r>
      <w:proofErr w:type="gramStart"/>
      <w:r>
        <w:rPr>
          <w:rFonts w:ascii="Times New Roman" w:eastAsia="Times New Roman" w:hAnsi="Times New Roman" w:cs="Times New Roman"/>
          <w:sz w:val="27"/>
          <w:szCs w:val="27"/>
        </w:rPr>
        <w:t>page</w:t>
      </w:r>
      <w:proofErr w:type="gramEnd"/>
    </w:p>
    <w:p w14:paraId="504EF691" w14:textId="77777777" w:rsidR="00166251" w:rsidRDefault="00166251">
      <w:pPr>
        <w:spacing w:line="259" w:lineRule="auto"/>
        <w:jc w:val="center"/>
        <w:rPr>
          <w:rFonts w:ascii="Times New Roman" w:eastAsia="Times New Roman" w:hAnsi="Times New Roman" w:cs="Times New Roman"/>
          <w:sz w:val="27"/>
          <w:szCs w:val="27"/>
        </w:rPr>
      </w:pPr>
    </w:p>
    <w:p w14:paraId="0055F511" w14:textId="77777777" w:rsidR="00166251" w:rsidRDefault="00166251">
      <w:pPr>
        <w:spacing w:line="259" w:lineRule="auto"/>
        <w:jc w:val="both"/>
        <w:rPr>
          <w:rFonts w:ascii="Times New Roman" w:eastAsia="Times New Roman" w:hAnsi="Times New Roman" w:cs="Times New Roman"/>
          <w:sz w:val="27"/>
          <w:szCs w:val="27"/>
        </w:rPr>
      </w:pPr>
    </w:p>
    <w:p w14:paraId="7CA73F39" w14:textId="77777777" w:rsidR="00166251" w:rsidRDefault="0055601C">
      <w:pPr>
        <w:spacing w:line="259" w:lineRule="auto"/>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Creating a variable stored select statement involves a try loop to create a run select statement and the try loop includes a while loop that includes variables storing data of each attribute in a row, creating an array storing those variables, and adding all the data in the array to the </w:t>
      </w:r>
      <w:proofErr w:type="spellStart"/>
      <w:r>
        <w:rPr>
          <w:rFonts w:ascii="Times New Roman" w:eastAsia="Times New Roman" w:hAnsi="Times New Roman" w:cs="Times New Roman"/>
          <w:sz w:val="27"/>
          <w:szCs w:val="27"/>
        </w:rPr>
        <w:t>JTable</w:t>
      </w:r>
      <w:proofErr w:type="spellEnd"/>
      <w:r>
        <w:rPr>
          <w:rFonts w:ascii="Times New Roman" w:eastAsia="Times New Roman" w:hAnsi="Times New Roman" w:cs="Times New Roman"/>
          <w:sz w:val="27"/>
          <w:szCs w:val="27"/>
        </w:rPr>
        <w:t xml:space="preserve">. </w:t>
      </w:r>
    </w:p>
    <w:p w14:paraId="37317ACD" w14:textId="77777777" w:rsidR="00166251" w:rsidRDefault="00166251">
      <w:pPr>
        <w:spacing w:line="259" w:lineRule="auto"/>
        <w:jc w:val="both"/>
        <w:rPr>
          <w:rFonts w:ascii="Times New Roman" w:eastAsia="Times New Roman" w:hAnsi="Times New Roman" w:cs="Times New Roman"/>
          <w:sz w:val="27"/>
          <w:szCs w:val="27"/>
        </w:rPr>
      </w:pPr>
    </w:p>
    <w:p w14:paraId="0040CD8A" w14:textId="77777777" w:rsidR="00166251" w:rsidRDefault="0055601C">
      <w:pPr>
        <w:spacing w:line="259" w:lineRule="auto"/>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The above figures have also been used to create a sidebar cancel button, that required writing Java codes for open cancel pages, set appointment id text to null, and set password text to null. </w:t>
      </w:r>
    </w:p>
    <w:p w14:paraId="5119CA0C" w14:textId="77777777" w:rsidR="00166251" w:rsidRDefault="00166251">
      <w:pPr>
        <w:spacing w:line="259" w:lineRule="auto"/>
        <w:jc w:val="both"/>
        <w:rPr>
          <w:rFonts w:ascii="Times New Roman" w:eastAsia="Times New Roman" w:hAnsi="Times New Roman" w:cs="Times New Roman"/>
          <w:sz w:val="27"/>
          <w:szCs w:val="27"/>
        </w:rPr>
      </w:pPr>
    </w:p>
    <w:p w14:paraId="656920ED" w14:textId="77777777" w:rsidR="00166251" w:rsidRDefault="0055601C">
      <w:pPr>
        <w:spacing w:line="259" w:lineRule="auto"/>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For the creation of the cancel button, we created variable stored password inputted and converted to String and created variable stored select statement. Try loop has been used to run select statements that also requires using an if loop for checking correct or not. </w:t>
      </w:r>
    </w:p>
    <w:p w14:paraId="0D2101E9" w14:textId="77777777" w:rsidR="00166251" w:rsidRDefault="00166251">
      <w:pPr>
        <w:spacing w:line="259" w:lineRule="auto"/>
        <w:jc w:val="both"/>
        <w:rPr>
          <w:rFonts w:ascii="Times New Roman" w:eastAsia="Times New Roman" w:hAnsi="Times New Roman" w:cs="Times New Roman"/>
          <w:sz w:val="27"/>
          <w:szCs w:val="27"/>
        </w:rPr>
      </w:pPr>
    </w:p>
    <w:p w14:paraId="46530B01" w14:textId="77777777" w:rsidR="00166251" w:rsidRDefault="0055601C">
      <w:pPr>
        <w:spacing w:line="259" w:lineRule="auto"/>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Thus, variable stored delete statement, run delete statement, close cancel page and open home page has been created; appointment id text to null and password text to null has been set, Else loop has been written following if loop, that works when incorrect. The else loop includes setting appointment id text to null and password text to null.</w:t>
      </w:r>
    </w:p>
    <w:p w14:paraId="7ADA0A83" w14:textId="77777777" w:rsidR="00166251" w:rsidRDefault="00166251">
      <w:pPr>
        <w:spacing w:line="259" w:lineRule="auto"/>
        <w:jc w:val="center"/>
        <w:rPr>
          <w:rFonts w:ascii="Times New Roman" w:eastAsia="Times New Roman" w:hAnsi="Times New Roman" w:cs="Times New Roman"/>
          <w:b/>
          <w:sz w:val="27"/>
          <w:szCs w:val="27"/>
        </w:rPr>
      </w:pPr>
    </w:p>
    <w:p w14:paraId="19D24C09" w14:textId="77777777" w:rsidR="00166251" w:rsidRDefault="00166251">
      <w:pPr>
        <w:spacing w:line="259" w:lineRule="auto"/>
        <w:jc w:val="center"/>
        <w:rPr>
          <w:rFonts w:ascii="Times New Roman" w:eastAsia="Times New Roman" w:hAnsi="Times New Roman" w:cs="Times New Roman"/>
          <w:b/>
          <w:sz w:val="27"/>
          <w:szCs w:val="27"/>
        </w:rPr>
      </w:pPr>
    </w:p>
    <w:p w14:paraId="33BBC645" w14:textId="77777777" w:rsidR="00166251" w:rsidRDefault="00166251">
      <w:pPr>
        <w:spacing w:line="259" w:lineRule="auto"/>
        <w:jc w:val="center"/>
        <w:rPr>
          <w:rFonts w:ascii="Times New Roman" w:eastAsia="Times New Roman" w:hAnsi="Times New Roman" w:cs="Times New Roman"/>
          <w:b/>
          <w:sz w:val="27"/>
          <w:szCs w:val="27"/>
        </w:rPr>
      </w:pPr>
    </w:p>
    <w:p w14:paraId="45B2061B" w14:textId="77777777" w:rsidR="00166251" w:rsidRDefault="00166251">
      <w:pPr>
        <w:spacing w:line="259" w:lineRule="auto"/>
        <w:jc w:val="center"/>
        <w:rPr>
          <w:rFonts w:ascii="Times New Roman" w:eastAsia="Times New Roman" w:hAnsi="Times New Roman" w:cs="Times New Roman"/>
          <w:b/>
          <w:sz w:val="27"/>
          <w:szCs w:val="27"/>
        </w:rPr>
      </w:pPr>
    </w:p>
    <w:p w14:paraId="59A106C2" w14:textId="77777777" w:rsidR="00166251" w:rsidRDefault="00166251">
      <w:pPr>
        <w:spacing w:line="259" w:lineRule="auto"/>
        <w:jc w:val="center"/>
        <w:rPr>
          <w:rFonts w:ascii="Times New Roman" w:eastAsia="Times New Roman" w:hAnsi="Times New Roman" w:cs="Times New Roman"/>
          <w:b/>
          <w:sz w:val="27"/>
          <w:szCs w:val="27"/>
        </w:rPr>
      </w:pPr>
    </w:p>
    <w:p w14:paraId="118D2F39" w14:textId="77777777" w:rsidR="00166251" w:rsidRDefault="00166251">
      <w:pPr>
        <w:spacing w:line="259" w:lineRule="auto"/>
        <w:jc w:val="center"/>
        <w:rPr>
          <w:rFonts w:ascii="Times New Roman" w:eastAsia="Times New Roman" w:hAnsi="Times New Roman" w:cs="Times New Roman"/>
          <w:b/>
          <w:sz w:val="27"/>
          <w:szCs w:val="27"/>
        </w:rPr>
      </w:pPr>
    </w:p>
    <w:p w14:paraId="70596303" w14:textId="77777777" w:rsidR="00166251" w:rsidRDefault="00166251">
      <w:pPr>
        <w:spacing w:line="259" w:lineRule="auto"/>
        <w:jc w:val="center"/>
        <w:rPr>
          <w:rFonts w:ascii="Times New Roman" w:eastAsia="Times New Roman" w:hAnsi="Times New Roman" w:cs="Times New Roman"/>
          <w:b/>
          <w:sz w:val="27"/>
          <w:szCs w:val="27"/>
        </w:rPr>
      </w:pPr>
    </w:p>
    <w:p w14:paraId="30386AF8" w14:textId="77777777" w:rsidR="00166251" w:rsidRDefault="00166251">
      <w:pPr>
        <w:spacing w:line="259" w:lineRule="auto"/>
        <w:rPr>
          <w:rFonts w:ascii="Times New Roman" w:eastAsia="Times New Roman" w:hAnsi="Times New Roman" w:cs="Times New Roman"/>
          <w:b/>
          <w:sz w:val="27"/>
          <w:szCs w:val="27"/>
        </w:rPr>
      </w:pPr>
    </w:p>
    <w:p w14:paraId="7F6C6FC0" w14:textId="77777777" w:rsidR="00166251" w:rsidRDefault="00166251">
      <w:pPr>
        <w:spacing w:line="259" w:lineRule="auto"/>
        <w:jc w:val="center"/>
        <w:rPr>
          <w:rFonts w:ascii="Times New Roman" w:eastAsia="Times New Roman" w:hAnsi="Times New Roman" w:cs="Times New Roman"/>
          <w:b/>
          <w:sz w:val="32"/>
          <w:szCs w:val="32"/>
        </w:rPr>
      </w:pPr>
    </w:p>
    <w:p w14:paraId="2141A607" w14:textId="77777777" w:rsidR="00001960" w:rsidRDefault="00001960">
      <w:pPr>
        <w:spacing w:line="259" w:lineRule="auto"/>
        <w:jc w:val="center"/>
        <w:rPr>
          <w:rFonts w:ascii="Times New Roman" w:eastAsia="Times New Roman" w:hAnsi="Times New Roman" w:cs="Times New Roman"/>
          <w:b/>
          <w:sz w:val="32"/>
          <w:szCs w:val="32"/>
        </w:rPr>
      </w:pPr>
    </w:p>
    <w:p w14:paraId="7E0819C6" w14:textId="6D9C53A4" w:rsidR="00166251" w:rsidRPr="0099444C" w:rsidRDefault="0055601C" w:rsidP="00366EA2">
      <w:pPr>
        <w:pStyle w:val="Heading1"/>
        <w:jc w:val="center"/>
        <w:rPr>
          <w:b/>
          <w:bCs/>
          <w:sz w:val="36"/>
          <w:szCs w:val="36"/>
        </w:rPr>
      </w:pPr>
      <w:bookmarkStart w:id="4" w:name="_Toc85390046"/>
      <w:r w:rsidRPr="0099444C">
        <w:rPr>
          <w:b/>
          <w:bCs/>
          <w:sz w:val="36"/>
          <w:szCs w:val="36"/>
        </w:rPr>
        <w:lastRenderedPageBreak/>
        <w:t>Create</w:t>
      </w:r>
      <w:bookmarkEnd w:id="4"/>
    </w:p>
    <w:p w14:paraId="17D1B90B" w14:textId="77777777" w:rsidR="00166251" w:rsidRDefault="00166251">
      <w:pPr>
        <w:spacing w:line="259" w:lineRule="auto"/>
        <w:jc w:val="center"/>
        <w:rPr>
          <w:rFonts w:ascii="Times New Roman" w:eastAsia="Times New Roman" w:hAnsi="Times New Roman" w:cs="Times New Roman"/>
          <w:b/>
          <w:sz w:val="32"/>
          <w:szCs w:val="32"/>
        </w:rPr>
      </w:pPr>
    </w:p>
    <w:p w14:paraId="63B49510" w14:textId="10B99AEB" w:rsidR="00166251" w:rsidRDefault="0055601C">
      <w:pPr>
        <w:spacing w:line="259" w:lineRule="auto"/>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The Create page is used for creating appointments at the hospital and it has three options on the </w:t>
      </w:r>
      <w:r w:rsidR="00001960">
        <w:rPr>
          <w:rFonts w:ascii="Times New Roman" w:eastAsia="Times New Roman" w:hAnsi="Times New Roman" w:cs="Times New Roman"/>
          <w:sz w:val="27"/>
          <w:szCs w:val="27"/>
        </w:rPr>
        <w:t>page, such</w:t>
      </w:r>
      <w:r>
        <w:rPr>
          <w:rFonts w:ascii="Times New Roman" w:eastAsia="Times New Roman" w:hAnsi="Times New Roman" w:cs="Times New Roman"/>
          <w:sz w:val="27"/>
          <w:szCs w:val="27"/>
        </w:rPr>
        <w:t xml:space="preserve"> as the </w:t>
      </w:r>
      <w:r w:rsidR="00001960">
        <w:rPr>
          <w:rFonts w:ascii="Times New Roman" w:eastAsia="Times New Roman" w:hAnsi="Times New Roman" w:cs="Times New Roman"/>
          <w:sz w:val="27"/>
          <w:szCs w:val="27"/>
        </w:rPr>
        <w:t>Create Appointment</w:t>
      </w:r>
      <w:r>
        <w:rPr>
          <w:rFonts w:ascii="Times New Roman" w:eastAsia="Times New Roman" w:hAnsi="Times New Roman" w:cs="Times New Roman"/>
          <w:sz w:val="27"/>
          <w:szCs w:val="27"/>
        </w:rPr>
        <w:t>, Cancel Appointment, and finally view appointment.  The Create page asks for user input information such as the Date, Time, Phone Number, and Department. The create button has been created for making sure the appointment has been created successfully.</w:t>
      </w:r>
    </w:p>
    <w:p w14:paraId="21C77E40" w14:textId="77777777" w:rsidR="00166251" w:rsidRDefault="00166251">
      <w:pPr>
        <w:spacing w:line="259" w:lineRule="auto"/>
        <w:rPr>
          <w:rFonts w:ascii="Times New Roman" w:eastAsia="Times New Roman" w:hAnsi="Times New Roman" w:cs="Times New Roman"/>
          <w:b/>
          <w:sz w:val="32"/>
          <w:szCs w:val="32"/>
        </w:rPr>
      </w:pPr>
    </w:p>
    <w:p w14:paraId="7D432541" w14:textId="77777777" w:rsidR="00166251" w:rsidRDefault="0055601C">
      <w:pPr>
        <w:spacing w:line="259"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50037832" wp14:editId="3026F03B">
            <wp:extent cx="5646713" cy="3205163"/>
            <wp:effectExtent l="0" t="0" r="0" b="0"/>
            <wp:docPr id="91" name="image62.jpg"/>
            <wp:cNvGraphicFramePr/>
            <a:graphic xmlns:a="http://schemas.openxmlformats.org/drawingml/2006/main">
              <a:graphicData uri="http://schemas.openxmlformats.org/drawingml/2006/picture">
                <pic:pic xmlns:pic="http://schemas.openxmlformats.org/drawingml/2006/picture">
                  <pic:nvPicPr>
                    <pic:cNvPr id="0" name="image62.jpg"/>
                    <pic:cNvPicPr preferRelativeResize="0"/>
                  </pic:nvPicPr>
                  <pic:blipFill>
                    <a:blip r:embed="rId29"/>
                    <a:srcRect/>
                    <a:stretch>
                      <a:fillRect/>
                    </a:stretch>
                  </pic:blipFill>
                  <pic:spPr>
                    <a:xfrm>
                      <a:off x="0" y="0"/>
                      <a:ext cx="5646713" cy="3205163"/>
                    </a:xfrm>
                    <a:prstGeom prst="rect">
                      <a:avLst/>
                    </a:prstGeom>
                    <a:ln/>
                  </pic:spPr>
                </pic:pic>
              </a:graphicData>
            </a:graphic>
          </wp:inline>
        </w:drawing>
      </w:r>
    </w:p>
    <w:p w14:paraId="13F91DCF" w14:textId="77777777" w:rsidR="00166251" w:rsidRDefault="00166251">
      <w:pPr>
        <w:spacing w:line="259" w:lineRule="auto"/>
        <w:jc w:val="center"/>
        <w:rPr>
          <w:rFonts w:ascii="Times New Roman" w:eastAsia="Times New Roman" w:hAnsi="Times New Roman" w:cs="Times New Roman"/>
          <w:b/>
          <w:sz w:val="27"/>
          <w:szCs w:val="27"/>
        </w:rPr>
      </w:pPr>
    </w:p>
    <w:p w14:paraId="56F956F4" w14:textId="36DB7C05" w:rsidR="00166251" w:rsidRDefault="0055601C">
      <w:pPr>
        <w:spacing w:line="259" w:lineRule="auto"/>
        <w:jc w:val="center"/>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Figure 7: The create page of the </w:t>
      </w:r>
      <w:proofErr w:type="gramStart"/>
      <w:r>
        <w:rPr>
          <w:rFonts w:ascii="Times New Roman" w:eastAsia="Times New Roman" w:hAnsi="Times New Roman" w:cs="Times New Roman"/>
          <w:sz w:val="27"/>
          <w:szCs w:val="27"/>
        </w:rPr>
        <w:t>app</w:t>
      </w:r>
      <w:proofErr w:type="gramEnd"/>
    </w:p>
    <w:p w14:paraId="3689B6CB" w14:textId="77777777" w:rsidR="00166251" w:rsidRDefault="00166251">
      <w:pPr>
        <w:spacing w:line="259" w:lineRule="auto"/>
        <w:jc w:val="both"/>
        <w:rPr>
          <w:rFonts w:ascii="Times New Roman" w:eastAsia="Times New Roman" w:hAnsi="Times New Roman" w:cs="Times New Roman"/>
          <w:sz w:val="27"/>
          <w:szCs w:val="27"/>
        </w:rPr>
      </w:pPr>
    </w:p>
    <w:p w14:paraId="5C364FA7" w14:textId="77777777" w:rsidR="00166251" w:rsidRDefault="0055601C">
      <w:pPr>
        <w:spacing w:line="259" w:lineRule="auto"/>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The making of the create page involved writing a series of java codes such as create a variable stored date that includes making placeholder and create variable stored time that also includes making placeholder. </w:t>
      </w:r>
    </w:p>
    <w:p w14:paraId="2A9AA591" w14:textId="77777777" w:rsidR="00166251" w:rsidRDefault="00166251">
      <w:pPr>
        <w:spacing w:line="259" w:lineRule="auto"/>
        <w:jc w:val="both"/>
        <w:rPr>
          <w:rFonts w:ascii="Times New Roman" w:eastAsia="Times New Roman" w:hAnsi="Times New Roman" w:cs="Times New Roman"/>
          <w:sz w:val="27"/>
          <w:szCs w:val="27"/>
        </w:rPr>
      </w:pPr>
    </w:p>
    <w:p w14:paraId="50610798" w14:textId="115B8007" w:rsidR="00166251" w:rsidRDefault="0055601C">
      <w:pPr>
        <w:spacing w:line="259" w:lineRule="auto"/>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The code involves creating variable stored phone number, creating variable stored department, creating logout button that involves creating confirmed block and uses if loop for //yes = 0, no = 1</w:t>
      </w:r>
      <w:r w:rsidR="00981889">
        <w:rPr>
          <w:rFonts w:ascii="Times New Roman" w:eastAsia="Times New Roman" w:hAnsi="Times New Roman" w:cs="Times New Roman"/>
          <w:sz w:val="27"/>
          <w:szCs w:val="27"/>
        </w:rPr>
        <w:t>. i.e.,</w:t>
      </w:r>
      <w:r>
        <w:rPr>
          <w:rFonts w:ascii="Times New Roman" w:eastAsia="Times New Roman" w:hAnsi="Times New Roman" w:cs="Times New Roman"/>
          <w:sz w:val="27"/>
          <w:szCs w:val="27"/>
        </w:rPr>
        <w:t xml:space="preserve"> if (</w:t>
      </w:r>
      <w:proofErr w:type="spellStart"/>
      <w:r>
        <w:rPr>
          <w:rFonts w:ascii="Times New Roman" w:eastAsia="Times New Roman" w:hAnsi="Times New Roman" w:cs="Times New Roman"/>
          <w:sz w:val="27"/>
          <w:szCs w:val="27"/>
        </w:rPr>
        <w:t>confirmLogOut</w:t>
      </w:r>
      <w:proofErr w:type="spellEnd"/>
      <w:r>
        <w:rPr>
          <w:rFonts w:ascii="Times New Roman" w:eastAsia="Times New Roman" w:hAnsi="Times New Roman" w:cs="Times New Roman"/>
          <w:sz w:val="27"/>
          <w:szCs w:val="27"/>
        </w:rPr>
        <w:t xml:space="preserve"> == 0) that involves close create page, open account page, set phone number text to null, set default text in </w:t>
      </w:r>
      <w:proofErr w:type="spellStart"/>
      <w:r>
        <w:rPr>
          <w:rFonts w:ascii="Times New Roman" w:eastAsia="Times New Roman" w:hAnsi="Times New Roman" w:cs="Times New Roman"/>
          <w:sz w:val="27"/>
          <w:szCs w:val="27"/>
        </w:rPr>
        <w:t>JcomboBox</w:t>
      </w:r>
      <w:proofErr w:type="spellEnd"/>
      <w:r>
        <w:rPr>
          <w:rFonts w:ascii="Times New Roman" w:eastAsia="Times New Roman" w:hAnsi="Times New Roman" w:cs="Times New Roman"/>
          <w:sz w:val="27"/>
          <w:szCs w:val="27"/>
        </w:rPr>
        <w:t xml:space="preserve">, set </w:t>
      </w:r>
      <w:proofErr w:type="gramStart"/>
      <w:r>
        <w:rPr>
          <w:rFonts w:ascii="Times New Roman" w:eastAsia="Times New Roman" w:hAnsi="Times New Roman" w:cs="Times New Roman"/>
          <w:sz w:val="27"/>
          <w:szCs w:val="27"/>
        </w:rPr>
        <w:t>user name</w:t>
      </w:r>
      <w:proofErr w:type="gramEnd"/>
      <w:r>
        <w:rPr>
          <w:rFonts w:ascii="Times New Roman" w:eastAsia="Times New Roman" w:hAnsi="Times New Roman" w:cs="Times New Roman"/>
          <w:sz w:val="27"/>
          <w:szCs w:val="27"/>
        </w:rPr>
        <w:t xml:space="preserve"> text to </w:t>
      </w:r>
      <w:proofErr w:type="spellStart"/>
      <w:r>
        <w:rPr>
          <w:rFonts w:ascii="Times New Roman" w:eastAsia="Times New Roman" w:hAnsi="Times New Roman" w:cs="Times New Roman"/>
          <w:sz w:val="27"/>
          <w:szCs w:val="27"/>
        </w:rPr>
        <w:t>nul</w:t>
      </w:r>
      <w:proofErr w:type="spellEnd"/>
      <w:r>
        <w:rPr>
          <w:rFonts w:ascii="Times New Roman" w:eastAsia="Times New Roman" w:hAnsi="Times New Roman" w:cs="Times New Roman"/>
          <w:sz w:val="27"/>
          <w:szCs w:val="27"/>
        </w:rPr>
        <w:t xml:space="preserve">, and set password text to null. </w:t>
      </w:r>
    </w:p>
    <w:p w14:paraId="356D2E02" w14:textId="77777777" w:rsidR="00166251" w:rsidRDefault="00166251">
      <w:pPr>
        <w:spacing w:line="259" w:lineRule="auto"/>
        <w:jc w:val="both"/>
        <w:rPr>
          <w:rFonts w:ascii="Times New Roman" w:eastAsia="Times New Roman" w:hAnsi="Times New Roman" w:cs="Times New Roman"/>
          <w:sz w:val="27"/>
          <w:szCs w:val="27"/>
        </w:rPr>
      </w:pPr>
    </w:p>
    <w:p w14:paraId="05D7F52B" w14:textId="4F6FEA4F" w:rsidR="00166251" w:rsidRDefault="0055601C">
      <w:pPr>
        <w:spacing w:line="259" w:lineRule="auto"/>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The create page also involves creating a sidebar create button that consists of an open create page, including setting phone number text to null and setting default text in </w:t>
      </w:r>
      <w:proofErr w:type="spellStart"/>
      <w:r>
        <w:rPr>
          <w:rFonts w:ascii="Times New Roman" w:eastAsia="Times New Roman" w:hAnsi="Times New Roman" w:cs="Times New Roman"/>
          <w:sz w:val="27"/>
          <w:szCs w:val="27"/>
        </w:rPr>
        <w:t>JcomboBox</w:t>
      </w:r>
      <w:proofErr w:type="spellEnd"/>
      <w:r>
        <w:rPr>
          <w:rFonts w:ascii="Times New Roman" w:eastAsia="Times New Roman" w:hAnsi="Times New Roman" w:cs="Times New Roman"/>
          <w:sz w:val="27"/>
          <w:szCs w:val="27"/>
        </w:rPr>
        <w:t xml:space="preserve">. Writing codes for creating the page involves creating side bar cancel button that includes close create page, open cancel page, setting phone number text </w:t>
      </w:r>
      <w:r>
        <w:rPr>
          <w:rFonts w:ascii="Times New Roman" w:eastAsia="Times New Roman" w:hAnsi="Times New Roman" w:cs="Times New Roman"/>
          <w:sz w:val="27"/>
          <w:szCs w:val="27"/>
        </w:rPr>
        <w:lastRenderedPageBreak/>
        <w:t xml:space="preserve">to null and setting default text in </w:t>
      </w:r>
      <w:proofErr w:type="spellStart"/>
      <w:r>
        <w:rPr>
          <w:rFonts w:ascii="Times New Roman" w:eastAsia="Times New Roman" w:hAnsi="Times New Roman" w:cs="Times New Roman"/>
          <w:sz w:val="27"/>
          <w:szCs w:val="27"/>
        </w:rPr>
        <w:t>JcomboBox</w:t>
      </w:r>
      <w:proofErr w:type="spellEnd"/>
      <w:r>
        <w:rPr>
          <w:rFonts w:ascii="Times New Roman" w:eastAsia="Times New Roman" w:hAnsi="Times New Roman" w:cs="Times New Roman"/>
          <w:sz w:val="27"/>
          <w:szCs w:val="27"/>
        </w:rPr>
        <w:t xml:space="preserve">. The page has coding for creating a sidebar view button that includes close create page, open view page, set phone number text to null, set default text in </w:t>
      </w:r>
      <w:proofErr w:type="spellStart"/>
      <w:r>
        <w:rPr>
          <w:rFonts w:ascii="Times New Roman" w:eastAsia="Times New Roman" w:hAnsi="Times New Roman" w:cs="Times New Roman"/>
          <w:sz w:val="27"/>
          <w:szCs w:val="27"/>
        </w:rPr>
        <w:t>JcomboBox</w:t>
      </w:r>
      <w:proofErr w:type="spellEnd"/>
      <w:r>
        <w:rPr>
          <w:rFonts w:ascii="Times New Roman" w:eastAsia="Times New Roman" w:hAnsi="Times New Roman" w:cs="Times New Roman"/>
          <w:sz w:val="27"/>
          <w:szCs w:val="27"/>
        </w:rPr>
        <w:t xml:space="preserve">, delete all rows in </w:t>
      </w:r>
      <w:proofErr w:type="spellStart"/>
      <w:r>
        <w:rPr>
          <w:rFonts w:ascii="Times New Roman" w:eastAsia="Times New Roman" w:hAnsi="Times New Roman" w:cs="Times New Roman"/>
          <w:sz w:val="27"/>
          <w:szCs w:val="27"/>
        </w:rPr>
        <w:t>JTable</w:t>
      </w:r>
      <w:proofErr w:type="spellEnd"/>
      <w:r>
        <w:rPr>
          <w:rFonts w:ascii="Times New Roman" w:eastAsia="Times New Roman" w:hAnsi="Times New Roman" w:cs="Times New Roman"/>
          <w:sz w:val="27"/>
          <w:szCs w:val="27"/>
        </w:rPr>
        <w:t xml:space="preserve"> and finally create variable stored select statement. </w:t>
      </w:r>
    </w:p>
    <w:p w14:paraId="48E52F8A" w14:textId="77777777" w:rsidR="00166251" w:rsidRDefault="00166251">
      <w:pPr>
        <w:spacing w:line="259" w:lineRule="auto"/>
        <w:jc w:val="both"/>
        <w:rPr>
          <w:rFonts w:ascii="Times New Roman" w:eastAsia="Times New Roman" w:hAnsi="Times New Roman" w:cs="Times New Roman"/>
          <w:sz w:val="27"/>
          <w:szCs w:val="27"/>
        </w:rPr>
      </w:pPr>
    </w:p>
    <w:p w14:paraId="1B5D8E76" w14:textId="4909ADED" w:rsidR="00166251" w:rsidRDefault="0055601C">
      <w:pPr>
        <w:spacing w:line="259" w:lineRule="auto"/>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There is </w:t>
      </w:r>
      <w:r w:rsidR="00A331D6">
        <w:rPr>
          <w:rFonts w:ascii="Times New Roman" w:eastAsia="Times New Roman" w:hAnsi="Times New Roman" w:cs="Times New Roman"/>
          <w:sz w:val="27"/>
          <w:szCs w:val="27"/>
        </w:rPr>
        <w:t>a try</w:t>
      </w:r>
      <w:r>
        <w:rPr>
          <w:rFonts w:ascii="Times New Roman" w:eastAsia="Times New Roman" w:hAnsi="Times New Roman" w:cs="Times New Roman"/>
          <w:sz w:val="27"/>
          <w:szCs w:val="27"/>
        </w:rPr>
        <w:t xml:space="preserve"> loop coding for run select statement in the Java coding for creating the create page; while loop is then used followed by the try loop that involves forming variables to store data of each attribute in a row e.g. String </w:t>
      </w:r>
      <w:proofErr w:type="spellStart"/>
      <w:r>
        <w:rPr>
          <w:rFonts w:ascii="Times New Roman" w:eastAsia="Times New Roman" w:hAnsi="Times New Roman" w:cs="Times New Roman"/>
          <w:sz w:val="27"/>
          <w:szCs w:val="27"/>
        </w:rPr>
        <w:t>appID</w:t>
      </w:r>
      <w:proofErr w:type="spellEnd"/>
      <w:r>
        <w:rPr>
          <w:rFonts w:ascii="Times New Roman" w:eastAsia="Times New Roman" w:hAnsi="Times New Roman" w:cs="Times New Roman"/>
          <w:sz w:val="27"/>
          <w:szCs w:val="27"/>
        </w:rPr>
        <w:t xml:space="preserve"> = </w:t>
      </w:r>
      <w:proofErr w:type="spellStart"/>
      <w:r>
        <w:rPr>
          <w:rFonts w:ascii="Times New Roman" w:eastAsia="Times New Roman" w:hAnsi="Times New Roman" w:cs="Times New Roman"/>
          <w:sz w:val="27"/>
          <w:szCs w:val="27"/>
        </w:rPr>
        <w:t>String.valueOf</w:t>
      </w:r>
      <w:proofErr w:type="spellEnd"/>
      <w:r>
        <w:rPr>
          <w:rFonts w:ascii="Times New Roman" w:eastAsia="Times New Roman" w:hAnsi="Times New Roman" w:cs="Times New Roman"/>
          <w:sz w:val="27"/>
          <w:szCs w:val="27"/>
        </w:rPr>
        <w:t>(</w:t>
      </w:r>
      <w:proofErr w:type="spellStart"/>
      <w:r>
        <w:rPr>
          <w:rFonts w:ascii="Times New Roman" w:eastAsia="Times New Roman" w:hAnsi="Times New Roman" w:cs="Times New Roman"/>
          <w:sz w:val="27"/>
          <w:szCs w:val="27"/>
        </w:rPr>
        <w:t>rs.getInt</w:t>
      </w:r>
      <w:proofErr w:type="spellEnd"/>
      <w:r>
        <w:rPr>
          <w:rFonts w:ascii="Times New Roman" w:eastAsia="Times New Roman" w:hAnsi="Times New Roman" w:cs="Times New Roman"/>
          <w:sz w:val="27"/>
          <w:szCs w:val="27"/>
        </w:rPr>
        <w:t>("</w:t>
      </w:r>
      <w:proofErr w:type="spellStart"/>
      <w:r>
        <w:rPr>
          <w:rFonts w:ascii="Times New Roman" w:eastAsia="Times New Roman" w:hAnsi="Times New Roman" w:cs="Times New Roman"/>
          <w:sz w:val="27"/>
          <w:szCs w:val="27"/>
        </w:rPr>
        <w:t>AppID</w:t>
      </w:r>
      <w:proofErr w:type="spellEnd"/>
      <w:r>
        <w:rPr>
          <w:rFonts w:ascii="Times New Roman" w:eastAsia="Times New Roman" w:hAnsi="Times New Roman" w:cs="Times New Roman"/>
          <w:sz w:val="27"/>
          <w:szCs w:val="27"/>
        </w:rPr>
        <w:t>"));</w:t>
      </w:r>
      <w:r w:rsidR="00A331D6">
        <w:rPr>
          <w:rFonts w:ascii="Times New Roman" w:eastAsia="Times New Roman" w:hAnsi="Times New Roman" w:cs="Times New Roman"/>
          <w:sz w:val="27"/>
          <w:szCs w:val="27"/>
        </w:rPr>
        <w:t xml:space="preserve"> </w:t>
      </w:r>
      <w:r>
        <w:rPr>
          <w:rFonts w:ascii="Times New Roman" w:eastAsia="Times New Roman" w:hAnsi="Times New Roman" w:cs="Times New Roman"/>
          <w:sz w:val="27"/>
          <w:szCs w:val="27"/>
        </w:rPr>
        <w:t xml:space="preserve">String date = </w:t>
      </w:r>
      <w:proofErr w:type="spellStart"/>
      <w:r>
        <w:rPr>
          <w:rFonts w:ascii="Times New Roman" w:eastAsia="Times New Roman" w:hAnsi="Times New Roman" w:cs="Times New Roman"/>
          <w:sz w:val="27"/>
          <w:szCs w:val="27"/>
        </w:rPr>
        <w:t>rs.getString</w:t>
      </w:r>
      <w:proofErr w:type="spellEnd"/>
      <w:r>
        <w:rPr>
          <w:rFonts w:ascii="Times New Roman" w:eastAsia="Times New Roman" w:hAnsi="Times New Roman" w:cs="Times New Roman"/>
          <w:sz w:val="27"/>
          <w:szCs w:val="27"/>
        </w:rPr>
        <w:t>("Date");</w:t>
      </w:r>
      <w:r w:rsidR="00A331D6">
        <w:rPr>
          <w:rFonts w:ascii="Times New Roman" w:eastAsia="Times New Roman" w:hAnsi="Times New Roman" w:cs="Times New Roman"/>
          <w:sz w:val="27"/>
          <w:szCs w:val="27"/>
        </w:rPr>
        <w:t xml:space="preserve"> </w:t>
      </w:r>
      <w:r>
        <w:rPr>
          <w:rFonts w:ascii="Times New Roman" w:eastAsia="Times New Roman" w:hAnsi="Times New Roman" w:cs="Times New Roman"/>
          <w:sz w:val="27"/>
          <w:szCs w:val="27"/>
        </w:rPr>
        <w:t xml:space="preserve">String time = </w:t>
      </w:r>
      <w:proofErr w:type="spellStart"/>
      <w:r>
        <w:rPr>
          <w:rFonts w:ascii="Times New Roman" w:eastAsia="Times New Roman" w:hAnsi="Times New Roman" w:cs="Times New Roman"/>
          <w:sz w:val="27"/>
          <w:szCs w:val="27"/>
        </w:rPr>
        <w:t>rs.getString</w:t>
      </w:r>
      <w:proofErr w:type="spellEnd"/>
      <w:r>
        <w:rPr>
          <w:rFonts w:ascii="Times New Roman" w:eastAsia="Times New Roman" w:hAnsi="Times New Roman" w:cs="Times New Roman"/>
          <w:sz w:val="27"/>
          <w:szCs w:val="27"/>
        </w:rPr>
        <w:t>("Time");</w:t>
      </w:r>
      <w:r w:rsidR="00A331D6">
        <w:rPr>
          <w:rFonts w:ascii="Times New Roman" w:eastAsia="Times New Roman" w:hAnsi="Times New Roman" w:cs="Times New Roman"/>
          <w:sz w:val="27"/>
          <w:szCs w:val="27"/>
        </w:rPr>
        <w:t xml:space="preserve"> </w:t>
      </w:r>
      <w:r>
        <w:rPr>
          <w:rFonts w:ascii="Times New Roman" w:eastAsia="Times New Roman" w:hAnsi="Times New Roman" w:cs="Times New Roman"/>
          <w:sz w:val="27"/>
          <w:szCs w:val="27"/>
        </w:rPr>
        <w:t xml:space="preserve">String name = </w:t>
      </w:r>
      <w:proofErr w:type="spellStart"/>
      <w:r>
        <w:rPr>
          <w:rFonts w:ascii="Times New Roman" w:eastAsia="Times New Roman" w:hAnsi="Times New Roman" w:cs="Times New Roman"/>
          <w:sz w:val="27"/>
          <w:szCs w:val="27"/>
        </w:rPr>
        <w:t>rs.getString</w:t>
      </w:r>
      <w:proofErr w:type="spellEnd"/>
      <w:r>
        <w:rPr>
          <w:rFonts w:ascii="Times New Roman" w:eastAsia="Times New Roman" w:hAnsi="Times New Roman" w:cs="Times New Roman"/>
          <w:sz w:val="27"/>
          <w:szCs w:val="27"/>
        </w:rPr>
        <w:t>("</w:t>
      </w:r>
      <w:proofErr w:type="spellStart"/>
      <w:r>
        <w:rPr>
          <w:rFonts w:ascii="Times New Roman" w:eastAsia="Times New Roman" w:hAnsi="Times New Roman" w:cs="Times New Roman"/>
          <w:sz w:val="27"/>
          <w:szCs w:val="27"/>
        </w:rPr>
        <w:t>PatID</w:t>
      </w:r>
      <w:proofErr w:type="spellEnd"/>
      <w:r>
        <w:rPr>
          <w:rFonts w:ascii="Times New Roman" w:eastAsia="Times New Roman" w:hAnsi="Times New Roman" w:cs="Times New Roman"/>
          <w:sz w:val="27"/>
          <w:szCs w:val="27"/>
        </w:rPr>
        <w:t>");</w:t>
      </w:r>
      <w:r w:rsidR="00A331D6">
        <w:rPr>
          <w:rFonts w:ascii="Times New Roman" w:eastAsia="Times New Roman" w:hAnsi="Times New Roman" w:cs="Times New Roman"/>
          <w:sz w:val="27"/>
          <w:szCs w:val="27"/>
        </w:rPr>
        <w:t xml:space="preserve"> </w:t>
      </w:r>
      <w:r>
        <w:rPr>
          <w:rFonts w:ascii="Times New Roman" w:eastAsia="Times New Roman" w:hAnsi="Times New Roman" w:cs="Times New Roman"/>
          <w:sz w:val="27"/>
          <w:szCs w:val="27"/>
        </w:rPr>
        <w:t xml:space="preserve">String phone = </w:t>
      </w:r>
      <w:proofErr w:type="spellStart"/>
      <w:r>
        <w:rPr>
          <w:rFonts w:ascii="Times New Roman" w:eastAsia="Times New Roman" w:hAnsi="Times New Roman" w:cs="Times New Roman"/>
          <w:sz w:val="27"/>
          <w:szCs w:val="27"/>
        </w:rPr>
        <w:t>rs.getString</w:t>
      </w:r>
      <w:proofErr w:type="spellEnd"/>
      <w:r>
        <w:rPr>
          <w:rFonts w:ascii="Times New Roman" w:eastAsia="Times New Roman" w:hAnsi="Times New Roman" w:cs="Times New Roman"/>
          <w:sz w:val="27"/>
          <w:szCs w:val="27"/>
        </w:rPr>
        <w:t>("</w:t>
      </w:r>
      <w:proofErr w:type="spellStart"/>
      <w:r>
        <w:rPr>
          <w:rFonts w:ascii="Times New Roman" w:eastAsia="Times New Roman" w:hAnsi="Times New Roman" w:cs="Times New Roman"/>
          <w:sz w:val="27"/>
          <w:szCs w:val="27"/>
        </w:rPr>
        <w:t>Pnumber</w:t>
      </w:r>
      <w:proofErr w:type="spellEnd"/>
      <w:r>
        <w:rPr>
          <w:rFonts w:ascii="Times New Roman" w:eastAsia="Times New Roman" w:hAnsi="Times New Roman" w:cs="Times New Roman"/>
          <w:sz w:val="27"/>
          <w:szCs w:val="27"/>
        </w:rPr>
        <w:t>");</w:t>
      </w:r>
      <w:r w:rsidR="00A331D6">
        <w:rPr>
          <w:rFonts w:ascii="Times New Roman" w:eastAsia="Times New Roman" w:hAnsi="Times New Roman" w:cs="Times New Roman"/>
          <w:sz w:val="27"/>
          <w:szCs w:val="27"/>
        </w:rPr>
        <w:t xml:space="preserve"> </w:t>
      </w:r>
      <w:r>
        <w:rPr>
          <w:rFonts w:ascii="Times New Roman" w:eastAsia="Times New Roman" w:hAnsi="Times New Roman" w:cs="Times New Roman"/>
          <w:sz w:val="27"/>
          <w:szCs w:val="27"/>
        </w:rPr>
        <w:t xml:space="preserve">String dept = </w:t>
      </w:r>
      <w:proofErr w:type="spellStart"/>
      <w:r>
        <w:rPr>
          <w:rFonts w:ascii="Times New Roman" w:eastAsia="Times New Roman" w:hAnsi="Times New Roman" w:cs="Times New Roman"/>
          <w:sz w:val="27"/>
          <w:szCs w:val="27"/>
        </w:rPr>
        <w:t>rs.getString</w:t>
      </w:r>
      <w:proofErr w:type="spellEnd"/>
      <w:r>
        <w:rPr>
          <w:rFonts w:ascii="Times New Roman" w:eastAsia="Times New Roman" w:hAnsi="Times New Roman" w:cs="Times New Roman"/>
          <w:sz w:val="27"/>
          <w:szCs w:val="27"/>
        </w:rPr>
        <w:t>("</w:t>
      </w:r>
      <w:proofErr w:type="spellStart"/>
      <w:r>
        <w:rPr>
          <w:rFonts w:ascii="Times New Roman" w:eastAsia="Times New Roman" w:hAnsi="Times New Roman" w:cs="Times New Roman"/>
          <w:sz w:val="27"/>
          <w:szCs w:val="27"/>
        </w:rPr>
        <w:t>Dname</w:t>
      </w:r>
      <w:proofErr w:type="spellEnd"/>
      <w:r>
        <w:rPr>
          <w:rFonts w:ascii="Times New Roman" w:eastAsia="Times New Roman" w:hAnsi="Times New Roman" w:cs="Times New Roman"/>
          <w:sz w:val="27"/>
          <w:szCs w:val="27"/>
        </w:rPr>
        <w:t xml:space="preserve">");. And then create an array for storing those variables e.g. </w:t>
      </w:r>
      <w:proofErr w:type="gramStart"/>
      <w:r>
        <w:rPr>
          <w:rFonts w:ascii="Times New Roman" w:eastAsia="Times New Roman" w:hAnsi="Times New Roman" w:cs="Times New Roman"/>
          <w:sz w:val="27"/>
          <w:szCs w:val="27"/>
        </w:rPr>
        <w:t>String[</w:t>
      </w:r>
      <w:proofErr w:type="gramEnd"/>
      <w:r>
        <w:rPr>
          <w:rFonts w:ascii="Times New Roman" w:eastAsia="Times New Roman" w:hAnsi="Times New Roman" w:cs="Times New Roman"/>
          <w:sz w:val="27"/>
          <w:szCs w:val="27"/>
        </w:rPr>
        <w:t xml:space="preserve">] </w:t>
      </w:r>
      <w:proofErr w:type="spellStart"/>
      <w:r>
        <w:rPr>
          <w:rFonts w:ascii="Times New Roman" w:eastAsia="Times New Roman" w:hAnsi="Times New Roman" w:cs="Times New Roman"/>
          <w:sz w:val="27"/>
          <w:szCs w:val="27"/>
        </w:rPr>
        <w:t>tbData</w:t>
      </w:r>
      <w:proofErr w:type="spellEnd"/>
      <w:r>
        <w:rPr>
          <w:rFonts w:ascii="Times New Roman" w:eastAsia="Times New Roman" w:hAnsi="Times New Roman" w:cs="Times New Roman"/>
          <w:sz w:val="27"/>
          <w:szCs w:val="27"/>
        </w:rPr>
        <w:t xml:space="preserve"> = {</w:t>
      </w:r>
      <w:proofErr w:type="spellStart"/>
      <w:r>
        <w:rPr>
          <w:rFonts w:ascii="Times New Roman" w:eastAsia="Times New Roman" w:hAnsi="Times New Roman" w:cs="Times New Roman"/>
          <w:sz w:val="27"/>
          <w:szCs w:val="27"/>
        </w:rPr>
        <w:t>appID</w:t>
      </w:r>
      <w:proofErr w:type="spellEnd"/>
      <w:r>
        <w:rPr>
          <w:rFonts w:ascii="Times New Roman" w:eastAsia="Times New Roman" w:hAnsi="Times New Roman" w:cs="Times New Roman"/>
          <w:sz w:val="27"/>
          <w:szCs w:val="27"/>
        </w:rPr>
        <w:t>, date, time, name, phone, dept};.</w:t>
      </w:r>
    </w:p>
    <w:p w14:paraId="6F2F09B9" w14:textId="77777777" w:rsidR="00166251" w:rsidRDefault="00166251">
      <w:pPr>
        <w:spacing w:line="259" w:lineRule="auto"/>
        <w:jc w:val="both"/>
        <w:rPr>
          <w:rFonts w:ascii="Times New Roman" w:eastAsia="Times New Roman" w:hAnsi="Times New Roman" w:cs="Times New Roman"/>
          <w:sz w:val="27"/>
          <w:szCs w:val="27"/>
        </w:rPr>
      </w:pPr>
    </w:p>
    <w:p w14:paraId="20EB57CE" w14:textId="6B86E146" w:rsidR="00166251" w:rsidRDefault="0055601C" w:rsidP="00260D84">
      <w:pPr>
        <w:spacing w:line="259" w:lineRule="auto"/>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Then add all data in the array to </w:t>
      </w:r>
      <w:proofErr w:type="spellStart"/>
      <w:r>
        <w:rPr>
          <w:rFonts w:ascii="Times New Roman" w:eastAsia="Times New Roman" w:hAnsi="Times New Roman" w:cs="Times New Roman"/>
          <w:sz w:val="27"/>
          <w:szCs w:val="27"/>
        </w:rPr>
        <w:t>JTable</w:t>
      </w:r>
      <w:proofErr w:type="spellEnd"/>
      <w:r>
        <w:rPr>
          <w:rFonts w:ascii="Times New Roman" w:eastAsia="Times New Roman" w:hAnsi="Times New Roman" w:cs="Times New Roman"/>
          <w:sz w:val="27"/>
          <w:szCs w:val="27"/>
        </w:rPr>
        <w:t>. For developing the create page, the Java coding also involves creating create button that needed creating  variable stored date input and converted to String, create variable stored time input and converted to String, create variable stored phone number input and converted to String , create variable stored department selected and converted to String, create array to store all information about appointment, add all information about appointment to array, create variable stored appointment id, read data from file and then write data to file finally.</w:t>
      </w:r>
      <w:r>
        <w:rPr>
          <w:rFonts w:ascii="Times New Roman" w:eastAsia="Times New Roman" w:hAnsi="Times New Roman" w:cs="Times New Roman"/>
          <w:sz w:val="27"/>
          <w:szCs w:val="27"/>
        </w:rPr>
        <w:tab/>
      </w:r>
      <w:r>
        <w:rPr>
          <w:rFonts w:ascii="Times New Roman" w:eastAsia="Times New Roman" w:hAnsi="Times New Roman" w:cs="Times New Roman"/>
          <w:sz w:val="27"/>
          <w:szCs w:val="27"/>
        </w:rPr>
        <w:tab/>
        <w:t xml:space="preserve"> </w:t>
      </w:r>
    </w:p>
    <w:p w14:paraId="7F942B10" w14:textId="77777777" w:rsidR="00166251" w:rsidRDefault="0055601C">
      <w:pPr>
        <w:spacing w:line="259" w:lineRule="auto"/>
        <w:jc w:val="center"/>
        <w:rPr>
          <w:rFonts w:ascii="Times New Roman" w:eastAsia="Times New Roman" w:hAnsi="Times New Roman" w:cs="Times New Roman"/>
          <w:b/>
          <w:sz w:val="27"/>
          <w:szCs w:val="27"/>
        </w:rPr>
      </w:pPr>
      <w:r>
        <w:rPr>
          <w:rFonts w:ascii="Times New Roman" w:eastAsia="Times New Roman" w:hAnsi="Times New Roman" w:cs="Times New Roman"/>
          <w:b/>
          <w:noProof/>
          <w:sz w:val="27"/>
          <w:szCs w:val="27"/>
        </w:rPr>
        <w:lastRenderedPageBreak/>
        <w:drawing>
          <wp:inline distT="114300" distB="114300" distL="114300" distR="114300" wp14:anchorId="60DAC7A5" wp14:editId="4429F855">
            <wp:extent cx="5846655" cy="5967413"/>
            <wp:effectExtent l="0" t="0" r="0" b="0"/>
            <wp:docPr id="5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0"/>
                    <a:srcRect/>
                    <a:stretch>
                      <a:fillRect/>
                    </a:stretch>
                  </pic:blipFill>
                  <pic:spPr>
                    <a:xfrm>
                      <a:off x="0" y="0"/>
                      <a:ext cx="5846655" cy="5967413"/>
                    </a:xfrm>
                    <a:prstGeom prst="rect">
                      <a:avLst/>
                    </a:prstGeom>
                    <a:ln/>
                  </pic:spPr>
                </pic:pic>
              </a:graphicData>
            </a:graphic>
          </wp:inline>
        </w:drawing>
      </w:r>
    </w:p>
    <w:p w14:paraId="7245029D" w14:textId="77777777" w:rsidR="00166251" w:rsidRDefault="0055601C">
      <w:pPr>
        <w:spacing w:line="259" w:lineRule="auto"/>
        <w:jc w:val="center"/>
        <w:rPr>
          <w:rFonts w:ascii="Times New Roman" w:eastAsia="Times New Roman" w:hAnsi="Times New Roman" w:cs="Times New Roman"/>
          <w:b/>
          <w:sz w:val="27"/>
          <w:szCs w:val="27"/>
        </w:rPr>
      </w:pPr>
      <w:r>
        <w:rPr>
          <w:rFonts w:ascii="Times New Roman" w:eastAsia="Times New Roman" w:hAnsi="Times New Roman" w:cs="Times New Roman"/>
          <w:b/>
          <w:noProof/>
          <w:sz w:val="27"/>
          <w:szCs w:val="27"/>
        </w:rPr>
        <w:drawing>
          <wp:inline distT="114300" distB="114300" distL="114300" distR="114300" wp14:anchorId="1928A43B" wp14:editId="47312C9F">
            <wp:extent cx="4778213" cy="1301459"/>
            <wp:effectExtent l="0" t="0" r="0" b="0"/>
            <wp:docPr id="3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4778213" cy="1301459"/>
                    </a:xfrm>
                    <a:prstGeom prst="rect">
                      <a:avLst/>
                    </a:prstGeom>
                    <a:ln/>
                  </pic:spPr>
                </pic:pic>
              </a:graphicData>
            </a:graphic>
          </wp:inline>
        </w:drawing>
      </w:r>
      <w:r>
        <w:rPr>
          <w:rFonts w:ascii="Times New Roman" w:eastAsia="Times New Roman" w:hAnsi="Times New Roman" w:cs="Times New Roman"/>
          <w:b/>
          <w:noProof/>
          <w:sz w:val="27"/>
          <w:szCs w:val="27"/>
        </w:rPr>
        <w:drawing>
          <wp:inline distT="114300" distB="114300" distL="114300" distR="114300" wp14:anchorId="4489AAA6" wp14:editId="706488CE">
            <wp:extent cx="5354320" cy="1328738"/>
            <wp:effectExtent l="0" t="0" r="0" b="0"/>
            <wp:docPr id="6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2"/>
                    <a:srcRect/>
                    <a:stretch>
                      <a:fillRect/>
                    </a:stretch>
                  </pic:blipFill>
                  <pic:spPr>
                    <a:xfrm>
                      <a:off x="0" y="0"/>
                      <a:ext cx="5354320" cy="1328738"/>
                    </a:xfrm>
                    <a:prstGeom prst="rect">
                      <a:avLst/>
                    </a:prstGeom>
                    <a:ln/>
                  </pic:spPr>
                </pic:pic>
              </a:graphicData>
            </a:graphic>
          </wp:inline>
        </w:drawing>
      </w:r>
      <w:r>
        <w:rPr>
          <w:rFonts w:ascii="Times New Roman" w:eastAsia="Times New Roman" w:hAnsi="Times New Roman" w:cs="Times New Roman"/>
          <w:b/>
          <w:noProof/>
          <w:sz w:val="27"/>
          <w:szCs w:val="27"/>
        </w:rPr>
        <w:lastRenderedPageBreak/>
        <w:drawing>
          <wp:inline distT="114300" distB="114300" distL="114300" distR="114300" wp14:anchorId="5BE13341" wp14:editId="69783E85">
            <wp:extent cx="4676775" cy="3719513"/>
            <wp:effectExtent l="0" t="0" r="0" b="0"/>
            <wp:docPr id="5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3"/>
                    <a:srcRect/>
                    <a:stretch>
                      <a:fillRect/>
                    </a:stretch>
                  </pic:blipFill>
                  <pic:spPr>
                    <a:xfrm>
                      <a:off x="0" y="0"/>
                      <a:ext cx="4676775" cy="3719513"/>
                    </a:xfrm>
                    <a:prstGeom prst="rect">
                      <a:avLst/>
                    </a:prstGeom>
                    <a:ln/>
                  </pic:spPr>
                </pic:pic>
              </a:graphicData>
            </a:graphic>
          </wp:inline>
        </w:drawing>
      </w:r>
      <w:r>
        <w:rPr>
          <w:rFonts w:ascii="Times New Roman" w:eastAsia="Times New Roman" w:hAnsi="Times New Roman" w:cs="Times New Roman"/>
          <w:b/>
          <w:noProof/>
          <w:sz w:val="27"/>
          <w:szCs w:val="27"/>
        </w:rPr>
        <w:drawing>
          <wp:inline distT="114300" distB="114300" distL="114300" distR="114300" wp14:anchorId="45036276" wp14:editId="2DE52328">
            <wp:extent cx="3838966" cy="1490663"/>
            <wp:effectExtent l="0" t="0" r="0" b="0"/>
            <wp:docPr id="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4"/>
                    <a:srcRect/>
                    <a:stretch>
                      <a:fillRect/>
                    </a:stretch>
                  </pic:blipFill>
                  <pic:spPr>
                    <a:xfrm>
                      <a:off x="0" y="0"/>
                      <a:ext cx="3838966" cy="1490663"/>
                    </a:xfrm>
                    <a:prstGeom prst="rect">
                      <a:avLst/>
                    </a:prstGeom>
                    <a:ln/>
                  </pic:spPr>
                </pic:pic>
              </a:graphicData>
            </a:graphic>
          </wp:inline>
        </w:drawing>
      </w:r>
      <w:r>
        <w:rPr>
          <w:rFonts w:ascii="Times New Roman" w:eastAsia="Times New Roman" w:hAnsi="Times New Roman" w:cs="Times New Roman"/>
          <w:b/>
          <w:noProof/>
          <w:sz w:val="27"/>
          <w:szCs w:val="27"/>
        </w:rPr>
        <w:drawing>
          <wp:inline distT="114300" distB="114300" distL="114300" distR="114300" wp14:anchorId="4A828AA6" wp14:editId="0D0DE956">
            <wp:extent cx="4065984" cy="3252788"/>
            <wp:effectExtent l="0" t="0" r="0" b="0"/>
            <wp:docPr id="58"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5"/>
                    <a:srcRect/>
                    <a:stretch>
                      <a:fillRect/>
                    </a:stretch>
                  </pic:blipFill>
                  <pic:spPr>
                    <a:xfrm>
                      <a:off x="0" y="0"/>
                      <a:ext cx="4065984" cy="3252788"/>
                    </a:xfrm>
                    <a:prstGeom prst="rect">
                      <a:avLst/>
                    </a:prstGeom>
                    <a:ln/>
                  </pic:spPr>
                </pic:pic>
              </a:graphicData>
            </a:graphic>
          </wp:inline>
        </w:drawing>
      </w:r>
      <w:r>
        <w:rPr>
          <w:rFonts w:ascii="Times New Roman" w:eastAsia="Times New Roman" w:hAnsi="Times New Roman" w:cs="Times New Roman"/>
          <w:b/>
          <w:noProof/>
          <w:sz w:val="27"/>
          <w:szCs w:val="27"/>
        </w:rPr>
        <w:lastRenderedPageBreak/>
        <w:drawing>
          <wp:inline distT="114300" distB="114300" distL="114300" distR="114300" wp14:anchorId="69BD325A" wp14:editId="1A4183AF">
            <wp:extent cx="3506625" cy="1245426"/>
            <wp:effectExtent l="0" t="0" r="0" b="0"/>
            <wp:docPr id="88"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6"/>
                    <a:srcRect/>
                    <a:stretch>
                      <a:fillRect/>
                    </a:stretch>
                  </pic:blipFill>
                  <pic:spPr>
                    <a:xfrm>
                      <a:off x="0" y="0"/>
                      <a:ext cx="3506625" cy="1245426"/>
                    </a:xfrm>
                    <a:prstGeom prst="rect">
                      <a:avLst/>
                    </a:prstGeom>
                    <a:ln/>
                  </pic:spPr>
                </pic:pic>
              </a:graphicData>
            </a:graphic>
          </wp:inline>
        </w:drawing>
      </w:r>
      <w:r>
        <w:rPr>
          <w:rFonts w:ascii="Times New Roman" w:eastAsia="Times New Roman" w:hAnsi="Times New Roman" w:cs="Times New Roman"/>
          <w:b/>
          <w:noProof/>
          <w:sz w:val="27"/>
          <w:szCs w:val="27"/>
        </w:rPr>
        <w:drawing>
          <wp:inline distT="114300" distB="114300" distL="114300" distR="114300" wp14:anchorId="5E659402" wp14:editId="79EBFCD8">
            <wp:extent cx="6290652" cy="2852738"/>
            <wp:effectExtent l="0" t="0" r="0" b="0"/>
            <wp:docPr id="5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7"/>
                    <a:srcRect/>
                    <a:stretch>
                      <a:fillRect/>
                    </a:stretch>
                  </pic:blipFill>
                  <pic:spPr>
                    <a:xfrm>
                      <a:off x="0" y="0"/>
                      <a:ext cx="6290652" cy="2852738"/>
                    </a:xfrm>
                    <a:prstGeom prst="rect">
                      <a:avLst/>
                    </a:prstGeom>
                    <a:ln/>
                  </pic:spPr>
                </pic:pic>
              </a:graphicData>
            </a:graphic>
          </wp:inline>
        </w:drawing>
      </w:r>
      <w:r>
        <w:rPr>
          <w:rFonts w:ascii="Times New Roman" w:eastAsia="Times New Roman" w:hAnsi="Times New Roman" w:cs="Times New Roman"/>
          <w:b/>
          <w:noProof/>
          <w:sz w:val="27"/>
          <w:szCs w:val="27"/>
        </w:rPr>
        <w:drawing>
          <wp:inline distT="114300" distB="114300" distL="114300" distR="114300" wp14:anchorId="6D4FEECA" wp14:editId="2E88B332">
            <wp:extent cx="3358988" cy="2999096"/>
            <wp:effectExtent l="0" t="0" r="0" b="0"/>
            <wp:docPr id="4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8"/>
                    <a:srcRect/>
                    <a:stretch>
                      <a:fillRect/>
                    </a:stretch>
                  </pic:blipFill>
                  <pic:spPr>
                    <a:xfrm>
                      <a:off x="0" y="0"/>
                      <a:ext cx="3358988" cy="2999096"/>
                    </a:xfrm>
                    <a:prstGeom prst="rect">
                      <a:avLst/>
                    </a:prstGeom>
                    <a:ln/>
                  </pic:spPr>
                </pic:pic>
              </a:graphicData>
            </a:graphic>
          </wp:inline>
        </w:drawing>
      </w:r>
      <w:r>
        <w:rPr>
          <w:rFonts w:ascii="Times New Roman" w:eastAsia="Times New Roman" w:hAnsi="Times New Roman" w:cs="Times New Roman"/>
          <w:b/>
          <w:noProof/>
          <w:sz w:val="27"/>
          <w:szCs w:val="27"/>
        </w:rPr>
        <w:drawing>
          <wp:inline distT="114300" distB="114300" distL="114300" distR="114300" wp14:anchorId="4D4F49B9" wp14:editId="75CC1FC3">
            <wp:extent cx="3663788" cy="1309680"/>
            <wp:effectExtent l="0" t="0" r="0" b="0"/>
            <wp:docPr id="4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9"/>
                    <a:srcRect/>
                    <a:stretch>
                      <a:fillRect/>
                    </a:stretch>
                  </pic:blipFill>
                  <pic:spPr>
                    <a:xfrm>
                      <a:off x="0" y="0"/>
                      <a:ext cx="3663788" cy="1309680"/>
                    </a:xfrm>
                    <a:prstGeom prst="rect">
                      <a:avLst/>
                    </a:prstGeom>
                    <a:ln/>
                  </pic:spPr>
                </pic:pic>
              </a:graphicData>
            </a:graphic>
          </wp:inline>
        </w:drawing>
      </w:r>
      <w:r>
        <w:rPr>
          <w:rFonts w:ascii="Times New Roman" w:eastAsia="Times New Roman" w:hAnsi="Times New Roman" w:cs="Times New Roman"/>
          <w:b/>
          <w:noProof/>
          <w:sz w:val="27"/>
          <w:szCs w:val="27"/>
        </w:rPr>
        <w:lastRenderedPageBreak/>
        <w:drawing>
          <wp:inline distT="114300" distB="114300" distL="114300" distR="114300" wp14:anchorId="32EB68B6" wp14:editId="0C1CE51D">
            <wp:extent cx="5068725" cy="4521679"/>
            <wp:effectExtent l="0" t="0" r="0" b="0"/>
            <wp:docPr id="3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0"/>
                    <a:srcRect/>
                    <a:stretch>
                      <a:fillRect/>
                    </a:stretch>
                  </pic:blipFill>
                  <pic:spPr>
                    <a:xfrm>
                      <a:off x="0" y="0"/>
                      <a:ext cx="5068725" cy="4521679"/>
                    </a:xfrm>
                    <a:prstGeom prst="rect">
                      <a:avLst/>
                    </a:prstGeom>
                    <a:ln/>
                  </pic:spPr>
                </pic:pic>
              </a:graphicData>
            </a:graphic>
          </wp:inline>
        </w:drawing>
      </w:r>
      <w:r>
        <w:rPr>
          <w:rFonts w:ascii="Times New Roman" w:eastAsia="Times New Roman" w:hAnsi="Times New Roman" w:cs="Times New Roman"/>
          <w:b/>
          <w:noProof/>
          <w:sz w:val="27"/>
          <w:szCs w:val="27"/>
        </w:rPr>
        <w:drawing>
          <wp:inline distT="114300" distB="114300" distL="114300" distR="114300" wp14:anchorId="4B8E3897" wp14:editId="2A1DD565">
            <wp:extent cx="5731200" cy="3937000"/>
            <wp:effectExtent l="0" t="0" r="0" b="0"/>
            <wp:docPr id="6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1"/>
                    <a:srcRect/>
                    <a:stretch>
                      <a:fillRect/>
                    </a:stretch>
                  </pic:blipFill>
                  <pic:spPr>
                    <a:xfrm>
                      <a:off x="0" y="0"/>
                      <a:ext cx="5731200" cy="3937000"/>
                    </a:xfrm>
                    <a:prstGeom prst="rect">
                      <a:avLst/>
                    </a:prstGeom>
                    <a:ln/>
                  </pic:spPr>
                </pic:pic>
              </a:graphicData>
            </a:graphic>
          </wp:inline>
        </w:drawing>
      </w:r>
      <w:r>
        <w:rPr>
          <w:rFonts w:ascii="Times New Roman" w:eastAsia="Times New Roman" w:hAnsi="Times New Roman" w:cs="Times New Roman"/>
          <w:b/>
          <w:noProof/>
          <w:sz w:val="27"/>
          <w:szCs w:val="27"/>
        </w:rPr>
        <w:lastRenderedPageBreak/>
        <w:drawing>
          <wp:inline distT="114300" distB="114300" distL="114300" distR="114300" wp14:anchorId="559043AE" wp14:editId="1A8148B3">
            <wp:extent cx="3354225" cy="2713630"/>
            <wp:effectExtent l="0" t="0" r="0" b="0"/>
            <wp:docPr id="4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2"/>
                    <a:srcRect/>
                    <a:stretch>
                      <a:fillRect/>
                    </a:stretch>
                  </pic:blipFill>
                  <pic:spPr>
                    <a:xfrm>
                      <a:off x="0" y="0"/>
                      <a:ext cx="3354225" cy="2713630"/>
                    </a:xfrm>
                    <a:prstGeom prst="rect">
                      <a:avLst/>
                    </a:prstGeom>
                    <a:ln/>
                  </pic:spPr>
                </pic:pic>
              </a:graphicData>
            </a:graphic>
          </wp:inline>
        </w:drawing>
      </w:r>
      <w:r>
        <w:rPr>
          <w:rFonts w:ascii="Times New Roman" w:eastAsia="Times New Roman" w:hAnsi="Times New Roman" w:cs="Times New Roman"/>
          <w:b/>
          <w:noProof/>
          <w:sz w:val="27"/>
          <w:szCs w:val="27"/>
        </w:rPr>
        <w:drawing>
          <wp:inline distT="114300" distB="114300" distL="114300" distR="114300" wp14:anchorId="6CCEB060" wp14:editId="5051394D">
            <wp:extent cx="4592475" cy="2949217"/>
            <wp:effectExtent l="0" t="0" r="0" b="0"/>
            <wp:docPr id="4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3"/>
                    <a:srcRect/>
                    <a:stretch>
                      <a:fillRect/>
                    </a:stretch>
                  </pic:blipFill>
                  <pic:spPr>
                    <a:xfrm>
                      <a:off x="0" y="0"/>
                      <a:ext cx="4592475" cy="2949217"/>
                    </a:xfrm>
                    <a:prstGeom prst="rect">
                      <a:avLst/>
                    </a:prstGeom>
                    <a:ln/>
                  </pic:spPr>
                </pic:pic>
              </a:graphicData>
            </a:graphic>
          </wp:inline>
        </w:drawing>
      </w:r>
      <w:r>
        <w:rPr>
          <w:rFonts w:ascii="Times New Roman" w:eastAsia="Times New Roman" w:hAnsi="Times New Roman" w:cs="Times New Roman"/>
          <w:b/>
          <w:noProof/>
          <w:sz w:val="27"/>
          <w:szCs w:val="27"/>
        </w:rPr>
        <w:drawing>
          <wp:inline distT="114300" distB="114300" distL="114300" distR="114300" wp14:anchorId="57102480" wp14:editId="21552110">
            <wp:extent cx="2712753" cy="2957513"/>
            <wp:effectExtent l="0" t="0" r="0" b="0"/>
            <wp:docPr id="3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4"/>
                    <a:srcRect/>
                    <a:stretch>
                      <a:fillRect/>
                    </a:stretch>
                  </pic:blipFill>
                  <pic:spPr>
                    <a:xfrm>
                      <a:off x="0" y="0"/>
                      <a:ext cx="2712753" cy="2957513"/>
                    </a:xfrm>
                    <a:prstGeom prst="rect">
                      <a:avLst/>
                    </a:prstGeom>
                    <a:ln/>
                  </pic:spPr>
                </pic:pic>
              </a:graphicData>
            </a:graphic>
          </wp:inline>
        </w:drawing>
      </w:r>
      <w:r>
        <w:rPr>
          <w:rFonts w:ascii="Times New Roman" w:eastAsia="Times New Roman" w:hAnsi="Times New Roman" w:cs="Times New Roman"/>
          <w:b/>
          <w:noProof/>
          <w:sz w:val="27"/>
          <w:szCs w:val="27"/>
        </w:rPr>
        <w:lastRenderedPageBreak/>
        <w:drawing>
          <wp:inline distT="114300" distB="114300" distL="114300" distR="114300" wp14:anchorId="59E21F21" wp14:editId="52D1174B">
            <wp:extent cx="6200775" cy="3281363"/>
            <wp:effectExtent l="0" t="0" r="0" b="0"/>
            <wp:docPr id="75"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45"/>
                    <a:srcRect/>
                    <a:stretch>
                      <a:fillRect/>
                    </a:stretch>
                  </pic:blipFill>
                  <pic:spPr>
                    <a:xfrm>
                      <a:off x="0" y="0"/>
                      <a:ext cx="6200775" cy="3281363"/>
                    </a:xfrm>
                    <a:prstGeom prst="rect">
                      <a:avLst/>
                    </a:prstGeom>
                    <a:ln/>
                  </pic:spPr>
                </pic:pic>
              </a:graphicData>
            </a:graphic>
          </wp:inline>
        </w:drawing>
      </w:r>
      <w:r>
        <w:rPr>
          <w:rFonts w:ascii="Times New Roman" w:eastAsia="Times New Roman" w:hAnsi="Times New Roman" w:cs="Times New Roman"/>
          <w:b/>
          <w:noProof/>
          <w:sz w:val="27"/>
          <w:szCs w:val="27"/>
        </w:rPr>
        <w:drawing>
          <wp:inline distT="114300" distB="114300" distL="114300" distR="114300" wp14:anchorId="3A777E13" wp14:editId="152C72FA">
            <wp:extent cx="4821002" cy="823913"/>
            <wp:effectExtent l="0" t="0" r="0" b="0"/>
            <wp:docPr id="6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6"/>
                    <a:srcRect/>
                    <a:stretch>
                      <a:fillRect/>
                    </a:stretch>
                  </pic:blipFill>
                  <pic:spPr>
                    <a:xfrm>
                      <a:off x="0" y="0"/>
                      <a:ext cx="4821002" cy="823913"/>
                    </a:xfrm>
                    <a:prstGeom prst="rect">
                      <a:avLst/>
                    </a:prstGeom>
                    <a:ln/>
                  </pic:spPr>
                </pic:pic>
              </a:graphicData>
            </a:graphic>
          </wp:inline>
        </w:drawing>
      </w:r>
      <w:r>
        <w:rPr>
          <w:rFonts w:ascii="Times New Roman" w:eastAsia="Times New Roman" w:hAnsi="Times New Roman" w:cs="Times New Roman"/>
          <w:b/>
          <w:noProof/>
          <w:sz w:val="27"/>
          <w:szCs w:val="27"/>
        </w:rPr>
        <w:drawing>
          <wp:inline distT="114300" distB="114300" distL="114300" distR="114300" wp14:anchorId="65438CA7" wp14:editId="6B77C678">
            <wp:extent cx="6391275" cy="376238"/>
            <wp:effectExtent l="0" t="0" r="0" b="0"/>
            <wp:docPr id="3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7"/>
                    <a:srcRect t="21739" b="26086"/>
                    <a:stretch>
                      <a:fillRect/>
                    </a:stretch>
                  </pic:blipFill>
                  <pic:spPr>
                    <a:xfrm>
                      <a:off x="0" y="0"/>
                      <a:ext cx="6391275" cy="376238"/>
                    </a:xfrm>
                    <a:prstGeom prst="rect">
                      <a:avLst/>
                    </a:prstGeom>
                    <a:ln/>
                  </pic:spPr>
                </pic:pic>
              </a:graphicData>
            </a:graphic>
          </wp:inline>
        </w:drawing>
      </w:r>
      <w:r>
        <w:rPr>
          <w:rFonts w:ascii="Times New Roman" w:eastAsia="Times New Roman" w:hAnsi="Times New Roman" w:cs="Times New Roman"/>
          <w:b/>
          <w:noProof/>
          <w:sz w:val="27"/>
          <w:szCs w:val="27"/>
        </w:rPr>
        <w:drawing>
          <wp:inline distT="114300" distB="114300" distL="114300" distR="114300" wp14:anchorId="6D05E7B2" wp14:editId="16968C7B">
            <wp:extent cx="3906960" cy="4043363"/>
            <wp:effectExtent l="0" t="0" r="0" b="0"/>
            <wp:docPr id="81"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48"/>
                    <a:srcRect/>
                    <a:stretch>
                      <a:fillRect/>
                    </a:stretch>
                  </pic:blipFill>
                  <pic:spPr>
                    <a:xfrm>
                      <a:off x="0" y="0"/>
                      <a:ext cx="3906960" cy="4043363"/>
                    </a:xfrm>
                    <a:prstGeom prst="rect">
                      <a:avLst/>
                    </a:prstGeom>
                    <a:ln/>
                  </pic:spPr>
                </pic:pic>
              </a:graphicData>
            </a:graphic>
          </wp:inline>
        </w:drawing>
      </w:r>
      <w:r>
        <w:rPr>
          <w:rFonts w:ascii="Times New Roman" w:eastAsia="Times New Roman" w:hAnsi="Times New Roman" w:cs="Times New Roman"/>
          <w:b/>
          <w:noProof/>
          <w:sz w:val="27"/>
          <w:szCs w:val="27"/>
        </w:rPr>
        <w:lastRenderedPageBreak/>
        <w:drawing>
          <wp:inline distT="114300" distB="114300" distL="114300" distR="114300" wp14:anchorId="2898050E" wp14:editId="6B06B0AB">
            <wp:extent cx="4699163" cy="3785436"/>
            <wp:effectExtent l="0" t="0" r="0" b="0"/>
            <wp:docPr id="2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9"/>
                    <a:srcRect/>
                    <a:stretch>
                      <a:fillRect/>
                    </a:stretch>
                  </pic:blipFill>
                  <pic:spPr>
                    <a:xfrm>
                      <a:off x="0" y="0"/>
                      <a:ext cx="4699163" cy="3785436"/>
                    </a:xfrm>
                    <a:prstGeom prst="rect">
                      <a:avLst/>
                    </a:prstGeom>
                    <a:ln/>
                  </pic:spPr>
                </pic:pic>
              </a:graphicData>
            </a:graphic>
          </wp:inline>
        </w:drawing>
      </w:r>
      <w:r>
        <w:rPr>
          <w:rFonts w:ascii="Times New Roman" w:eastAsia="Times New Roman" w:hAnsi="Times New Roman" w:cs="Times New Roman"/>
          <w:b/>
          <w:noProof/>
          <w:sz w:val="27"/>
          <w:szCs w:val="27"/>
        </w:rPr>
        <w:drawing>
          <wp:inline distT="114300" distB="114300" distL="114300" distR="114300" wp14:anchorId="7AB46E01" wp14:editId="76ED0D21">
            <wp:extent cx="4822988" cy="4263015"/>
            <wp:effectExtent l="0" t="0" r="0" b="0"/>
            <wp:docPr id="73"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50"/>
                    <a:srcRect/>
                    <a:stretch>
                      <a:fillRect/>
                    </a:stretch>
                  </pic:blipFill>
                  <pic:spPr>
                    <a:xfrm>
                      <a:off x="0" y="0"/>
                      <a:ext cx="4822988" cy="4263015"/>
                    </a:xfrm>
                    <a:prstGeom prst="rect">
                      <a:avLst/>
                    </a:prstGeom>
                    <a:ln/>
                  </pic:spPr>
                </pic:pic>
              </a:graphicData>
            </a:graphic>
          </wp:inline>
        </w:drawing>
      </w:r>
    </w:p>
    <w:p w14:paraId="5C824056" w14:textId="77777777" w:rsidR="00166251" w:rsidRDefault="00166251">
      <w:pPr>
        <w:spacing w:line="259" w:lineRule="auto"/>
        <w:rPr>
          <w:rFonts w:ascii="Times New Roman" w:eastAsia="Times New Roman" w:hAnsi="Times New Roman" w:cs="Times New Roman"/>
          <w:b/>
          <w:sz w:val="27"/>
          <w:szCs w:val="27"/>
        </w:rPr>
      </w:pPr>
    </w:p>
    <w:p w14:paraId="0BEB1476" w14:textId="1C76B634" w:rsidR="00166251" w:rsidRDefault="0055601C">
      <w:pPr>
        <w:spacing w:line="259" w:lineRule="auto"/>
        <w:jc w:val="center"/>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Figure 8: Java codes for the development of the Create page of the </w:t>
      </w:r>
      <w:proofErr w:type="gramStart"/>
      <w:r>
        <w:rPr>
          <w:rFonts w:ascii="Times New Roman" w:eastAsia="Times New Roman" w:hAnsi="Times New Roman" w:cs="Times New Roman"/>
          <w:sz w:val="27"/>
          <w:szCs w:val="27"/>
        </w:rPr>
        <w:t>app</w:t>
      </w:r>
      <w:proofErr w:type="gramEnd"/>
    </w:p>
    <w:p w14:paraId="55E710A7" w14:textId="77777777" w:rsidR="00CC2F46" w:rsidRDefault="00CC2F46">
      <w:pPr>
        <w:spacing w:line="259" w:lineRule="auto"/>
        <w:jc w:val="center"/>
        <w:rPr>
          <w:rFonts w:ascii="Times New Roman" w:eastAsia="Times New Roman" w:hAnsi="Times New Roman" w:cs="Times New Roman"/>
          <w:b/>
          <w:sz w:val="32"/>
          <w:szCs w:val="32"/>
        </w:rPr>
      </w:pPr>
    </w:p>
    <w:p w14:paraId="547CB7F3" w14:textId="3A4721C3" w:rsidR="00166251" w:rsidRPr="00642B17" w:rsidRDefault="0055601C" w:rsidP="0090775F">
      <w:pPr>
        <w:pStyle w:val="Heading1"/>
        <w:jc w:val="center"/>
        <w:rPr>
          <w:b/>
          <w:bCs/>
          <w:sz w:val="36"/>
          <w:szCs w:val="36"/>
        </w:rPr>
      </w:pPr>
      <w:bookmarkStart w:id="5" w:name="_Toc85390047"/>
      <w:r w:rsidRPr="00642B17">
        <w:rPr>
          <w:b/>
          <w:bCs/>
          <w:sz w:val="36"/>
          <w:szCs w:val="36"/>
        </w:rPr>
        <w:lastRenderedPageBreak/>
        <w:t>Home</w:t>
      </w:r>
      <w:bookmarkEnd w:id="5"/>
    </w:p>
    <w:p w14:paraId="4FA9D140" w14:textId="77777777" w:rsidR="00166251" w:rsidRDefault="00166251">
      <w:pPr>
        <w:spacing w:line="259" w:lineRule="auto"/>
        <w:jc w:val="center"/>
        <w:rPr>
          <w:rFonts w:ascii="Times New Roman" w:eastAsia="Times New Roman" w:hAnsi="Times New Roman" w:cs="Times New Roman"/>
          <w:b/>
          <w:sz w:val="32"/>
          <w:szCs w:val="32"/>
        </w:rPr>
      </w:pPr>
    </w:p>
    <w:p w14:paraId="40CD5446" w14:textId="77777777" w:rsidR="00166251" w:rsidRDefault="0055601C">
      <w:pPr>
        <w:spacing w:line="259" w:lineRule="auto"/>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The homepage includes the create appointment, cancel appointment, and view appointment as shown in figure 9. The page includes a graphical picture of a calendar with a timer to make it aesthetically pleasing to users and making the interface easy to use and friendly at the same time. In the following sections of the home page, we will be giving a few explanations about the java coding that we did for creating the home page.</w:t>
      </w:r>
    </w:p>
    <w:p w14:paraId="2026DAF9" w14:textId="77777777" w:rsidR="00166251" w:rsidRDefault="00166251">
      <w:pPr>
        <w:spacing w:line="259" w:lineRule="auto"/>
        <w:rPr>
          <w:rFonts w:ascii="Times New Roman" w:eastAsia="Times New Roman" w:hAnsi="Times New Roman" w:cs="Times New Roman"/>
          <w:sz w:val="27"/>
          <w:szCs w:val="27"/>
        </w:rPr>
      </w:pPr>
    </w:p>
    <w:p w14:paraId="0DAB3842" w14:textId="77777777" w:rsidR="00166251" w:rsidRDefault="0055601C">
      <w:pPr>
        <w:spacing w:line="259"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7F1D930F" wp14:editId="2C9FB231">
            <wp:extent cx="4602000" cy="2593256"/>
            <wp:effectExtent l="0" t="0" r="0" b="0"/>
            <wp:docPr id="95" name="image69.jpg"/>
            <wp:cNvGraphicFramePr/>
            <a:graphic xmlns:a="http://schemas.openxmlformats.org/drawingml/2006/main">
              <a:graphicData uri="http://schemas.openxmlformats.org/drawingml/2006/picture">
                <pic:pic xmlns:pic="http://schemas.openxmlformats.org/drawingml/2006/picture">
                  <pic:nvPicPr>
                    <pic:cNvPr id="0" name="image69.jpg"/>
                    <pic:cNvPicPr preferRelativeResize="0"/>
                  </pic:nvPicPr>
                  <pic:blipFill>
                    <a:blip r:embed="rId51"/>
                    <a:srcRect/>
                    <a:stretch>
                      <a:fillRect/>
                    </a:stretch>
                  </pic:blipFill>
                  <pic:spPr>
                    <a:xfrm>
                      <a:off x="0" y="0"/>
                      <a:ext cx="4602000" cy="2593256"/>
                    </a:xfrm>
                    <a:prstGeom prst="rect">
                      <a:avLst/>
                    </a:prstGeom>
                    <a:ln/>
                  </pic:spPr>
                </pic:pic>
              </a:graphicData>
            </a:graphic>
          </wp:inline>
        </w:drawing>
      </w:r>
    </w:p>
    <w:p w14:paraId="7C99FF7C" w14:textId="25E852AB" w:rsidR="00166251" w:rsidRDefault="0055601C" w:rsidP="00785272">
      <w:pPr>
        <w:spacing w:line="259" w:lineRule="auto"/>
        <w:jc w:val="center"/>
        <w:rPr>
          <w:rFonts w:ascii="Times New Roman" w:eastAsia="Times New Roman" w:hAnsi="Times New Roman" w:cs="Times New Roman"/>
          <w:sz w:val="27"/>
          <w:szCs w:val="27"/>
        </w:rPr>
      </w:pPr>
      <w:r>
        <w:rPr>
          <w:rFonts w:ascii="Times New Roman" w:eastAsia="Times New Roman" w:hAnsi="Times New Roman" w:cs="Times New Roman"/>
          <w:sz w:val="27"/>
          <w:szCs w:val="27"/>
        </w:rPr>
        <w:t>Figure 9: The homepage of the App</w:t>
      </w:r>
    </w:p>
    <w:p w14:paraId="3AEB2B23" w14:textId="77777777" w:rsidR="00166251" w:rsidRDefault="00166251">
      <w:pPr>
        <w:spacing w:line="259" w:lineRule="auto"/>
        <w:jc w:val="both"/>
        <w:rPr>
          <w:rFonts w:ascii="Times New Roman" w:eastAsia="Times New Roman" w:hAnsi="Times New Roman" w:cs="Times New Roman"/>
          <w:sz w:val="27"/>
          <w:szCs w:val="27"/>
        </w:rPr>
      </w:pPr>
    </w:p>
    <w:p w14:paraId="6AE2B78D" w14:textId="77777777" w:rsidR="00166251" w:rsidRDefault="0055601C">
      <w:pPr>
        <w:spacing w:line="259" w:lineRule="auto"/>
        <w:jc w:val="center"/>
        <w:rPr>
          <w:rFonts w:ascii="Times New Roman" w:eastAsia="Times New Roman" w:hAnsi="Times New Roman" w:cs="Times New Roman"/>
          <w:sz w:val="27"/>
          <w:szCs w:val="27"/>
        </w:rPr>
      </w:pPr>
      <w:r>
        <w:rPr>
          <w:rFonts w:ascii="Times New Roman" w:eastAsia="Times New Roman" w:hAnsi="Times New Roman" w:cs="Times New Roman"/>
          <w:noProof/>
          <w:sz w:val="27"/>
          <w:szCs w:val="27"/>
        </w:rPr>
        <w:drawing>
          <wp:inline distT="114300" distB="114300" distL="114300" distR="114300" wp14:anchorId="0583D281" wp14:editId="2D2F4407">
            <wp:extent cx="4120988" cy="2335226"/>
            <wp:effectExtent l="0" t="0" r="0" b="0"/>
            <wp:docPr id="5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2"/>
                    <a:srcRect/>
                    <a:stretch>
                      <a:fillRect/>
                    </a:stretch>
                  </pic:blipFill>
                  <pic:spPr>
                    <a:xfrm>
                      <a:off x="0" y="0"/>
                      <a:ext cx="4120988" cy="2335226"/>
                    </a:xfrm>
                    <a:prstGeom prst="rect">
                      <a:avLst/>
                    </a:prstGeom>
                    <a:ln/>
                  </pic:spPr>
                </pic:pic>
              </a:graphicData>
            </a:graphic>
          </wp:inline>
        </w:drawing>
      </w:r>
    </w:p>
    <w:p w14:paraId="16A89443" w14:textId="77777777" w:rsidR="00166251" w:rsidRDefault="0055601C">
      <w:pPr>
        <w:spacing w:line="259" w:lineRule="auto"/>
        <w:jc w:val="center"/>
        <w:rPr>
          <w:rFonts w:ascii="Times New Roman" w:eastAsia="Times New Roman" w:hAnsi="Times New Roman" w:cs="Times New Roman"/>
          <w:sz w:val="27"/>
          <w:szCs w:val="27"/>
        </w:rPr>
      </w:pPr>
      <w:r>
        <w:rPr>
          <w:rFonts w:ascii="Times New Roman" w:eastAsia="Times New Roman" w:hAnsi="Times New Roman" w:cs="Times New Roman"/>
          <w:noProof/>
          <w:sz w:val="27"/>
          <w:szCs w:val="27"/>
        </w:rPr>
        <w:drawing>
          <wp:inline distT="114300" distB="114300" distL="114300" distR="114300" wp14:anchorId="09519DFB" wp14:editId="1B266D11">
            <wp:extent cx="3335175" cy="1176600"/>
            <wp:effectExtent l="0" t="0" r="0" b="0"/>
            <wp:docPr id="76"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53"/>
                    <a:srcRect/>
                    <a:stretch>
                      <a:fillRect/>
                    </a:stretch>
                  </pic:blipFill>
                  <pic:spPr>
                    <a:xfrm>
                      <a:off x="0" y="0"/>
                      <a:ext cx="3335175" cy="1176600"/>
                    </a:xfrm>
                    <a:prstGeom prst="rect">
                      <a:avLst/>
                    </a:prstGeom>
                    <a:ln/>
                  </pic:spPr>
                </pic:pic>
              </a:graphicData>
            </a:graphic>
          </wp:inline>
        </w:drawing>
      </w:r>
    </w:p>
    <w:p w14:paraId="5C4C8184" w14:textId="77777777" w:rsidR="00166251" w:rsidRDefault="0055601C">
      <w:pPr>
        <w:spacing w:line="259" w:lineRule="auto"/>
        <w:jc w:val="center"/>
        <w:rPr>
          <w:rFonts w:ascii="Times New Roman" w:eastAsia="Times New Roman" w:hAnsi="Times New Roman" w:cs="Times New Roman"/>
          <w:sz w:val="27"/>
          <w:szCs w:val="27"/>
        </w:rPr>
      </w:pPr>
      <w:r>
        <w:rPr>
          <w:rFonts w:ascii="Times New Roman" w:eastAsia="Times New Roman" w:hAnsi="Times New Roman" w:cs="Times New Roman"/>
          <w:noProof/>
          <w:sz w:val="27"/>
          <w:szCs w:val="27"/>
        </w:rPr>
        <w:lastRenderedPageBreak/>
        <w:drawing>
          <wp:inline distT="114300" distB="114300" distL="114300" distR="114300" wp14:anchorId="2C32F893" wp14:editId="3A76D93F">
            <wp:extent cx="3265650" cy="2777239"/>
            <wp:effectExtent l="0" t="0" r="0" b="0"/>
            <wp:docPr id="6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4"/>
                    <a:srcRect/>
                    <a:stretch>
                      <a:fillRect/>
                    </a:stretch>
                  </pic:blipFill>
                  <pic:spPr>
                    <a:xfrm>
                      <a:off x="0" y="0"/>
                      <a:ext cx="3265650" cy="2777239"/>
                    </a:xfrm>
                    <a:prstGeom prst="rect">
                      <a:avLst/>
                    </a:prstGeom>
                    <a:ln/>
                  </pic:spPr>
                </pic:pic>
              </a:graphicData>
            </a:graphic>
          </wp:inline>
        </w:drawing>
      </w:r>
    </w:p>
    <w:p w14:paraId="7E11811D" w14:textId="77777777" w:rsidR="00166251" w:rsidRDefault="0055601C">
      <w:pPr>
        <w:spacing w:line="259" w:lineRule="auto"/>
        <w:jc w:val="center"/>
        <w:rPr>
          <w:rFonts w:ascii="Times New Roman" w:eastAsia="Times New Roman" w:hAnsi="Times New Roman" w:cs="Times New Roman"/>
          <w:sz w:val="27"/>
          <w:szCs w:val="27"/>
        </w:rPr>
      </w:pPr>
      <w:r>
        <w:rPr>
          <w:rFonts w:ascii="Times New Roman" w:eastAsia="Times New Roman" w:hAnsi="Times New Roman" w:cs="Times New Roman"/>
          <w:noProof/>
          <w:sz w:val="27"/>
          <w:szCs w:val="27"/>
        </w:rPr>
        <w:drawing>
          <wp:inline distT="114300" distB="114300" distL="114300" distR="114300" wp14:anchorId="7C79286A" wp14:editId="4F10653D">
            <wp:extent cx="5603061" cy="3490913"/>
            <wp:effectExtent l="0" t="0" r="0" b="0"/>
            <wp:docPr id="79"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55"/>
                    <a:srcRect/>
                    <a:stretch>
                      <a:fillRect/>
                    </a:stretch>
                  </pic:blipFill>
                  <pic:spPr>
                    <a:xfrm>
                      <a:off x="0" y="0"/>
                      <a:ext cx="5603061" cy="3490913"/>
                    </a:xfrm>
                    <a:prstGeom prst="rect">
                      <a:avLst/>
                    </a:prstGeom>
                    <a:ln/>
                  </pic:spPr>
                </pic:pic>
              </a:graphicData>
            </a:graphic>
          </wp:inline>
        </w:drawing>
      </w:r>
    </w:p>
    <w:p w14:paraId="00931F6A" w14:textId="77777777" w:rsidR="00166251" w:rsidRDefault="0055601C">
      <w:pPr>
        <w:spacing w:line="259" w:lineRule="auto"/>
        <w:jc w:val="center"/>
        <w:rPr>
          <w:rFonts w:ascii="Times New Roman" w:eastAsia="Times New Roman" w:hAnsi="Times New Roman" w:cs="Times New Roman"/>
          <w:sz w:val="27"/>
          <w:szCs w:val="27"/>
        </w:rPr>
      </w:pPr>
      <w:r>
        <w:rPr>
          <w:rFonts w:ascii="Times New Roman" w:eastAsia="Times New Roman" w:hAnsi="Times New Roman" w:cs="Times New Roman"/>
          <w:noProof/>
          <w:sz w:val="27"/>
          <w:szCs w:val="27"/>
        </w:rPr>
        <w:drawing>
          <wp:inline distT="114300" distB="114300" distL="114300" distR="114300" wp14:anchorId="4308C361" wp14:editId="423C417F">
            <wp:extent cx="3644738" cy="2289408"/>
            <wp:effectExtent l="0" t="0" r="0" b="0"/>
            <wp:docPr id="6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6"/>
                    <a:srcRect/>
                    <a:stretch>
                      <a:fillRect/>
                    </a:stretch>
                  </pic:blipFill>
                  <pic:spPr>
                    <a:xfrm>
                      <a:off x="0" y="0"/>
                      <a:ext cx="3644738" cy="2289408"/>
                    </a:xfrm>
                    <a:prstGeom prst="rect">
                      <a:avLst/>
                    </a:prstGeom>
                    <a:ln/>
                  </pic:spPr>
                </pic:pic>
              </a:graphicData>
            </a:graphic>
          </wp:inline>
        </w:drawing>
      </w:r>
    </w:p>
    <w:p w14:paraId="2728CBF3" w14:textId="77777777" w:rsidR="00166251" w:rsidRDefault="0055601C">
      <w:pPr>
        <w:spacing w:line="259" w:lineRule="auto"/>
        <w:jc w:val="center"/>
        <w:rPr>
          <w:rFonts w:ascii="Times New Roman" w:eastAsia="Times New Roman" w:hAnsi="Times New Roman" w:cs="Times New Roman"/>
          <w:sz w:val="27"/>
          <w:szCs w:val="27"/>
        </w:rPr>
      </w:pPr>
      <w:r>
        <w:rPr>
          <w:rFonts w:ascii="Times New Roman" w:eastAsia="Times New Roman" w:hAnsi="Times New Roman" w:cs="Times New Roman"/>
          <w:noProof/>
          <w:sz w:val="27"/>
          <w:szCs w:val="27"/>
        </w:rPr>
        <w:lastRenderedPageBreak/>
        <w:drawing>
          <wp:inline distT="114300" distB="114300" distL="114300" distR="114300" wp14:anchorId="1CA97623" wp14:editId="2C25DDC1">
            <wp:extent cx="4324350" cy="3667125"/>
            <wp:effectExtent l="0" t="0" r="0" b="0"/>
            <wp:docPr id="3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7"/>
                    <a:srcRect/>
                    <a:stretch>
                      <a:fillRect/>
                    </a:stretch>
                  </pic:blipFill>
                  <pic:spPr>
                    <a:xfrm>
                      <a:off x="0" y="0"/>
                      <a:ext cx="4324350" cy="3667125"/>
                    </a:xfrm>
                    <a:prstGeom prst="rect">
                      <a:avLst/>
                    </a:prstGeom>
                    <a:ln/>
                  </pic:spPr>
                </pic:pic>
              </a:graphicData>
            </a:graphic>
          </wp:inline>
        </w:drawing>
      </w:r>
    </w:p>
    <w:p w14:paraId="6324E3B9" w14:textId="77777777" w:rsidR="00166251" w:rsidRDefault="00166251">
      <w:pPr>
        <w:spacing w:line="259" w:lineRule="auto"/>
        <w:jc w:val="center"/>
        <w:rPr>
          <w:rFonts w:ascii="Times New Roman" w:eastAsia="Times New Roman" w:hAnsi="Times New Roman" w:cs="Times New Roman"/>
          <w:sz w:val="27"/>
          <w:szCs w:val="27"/>
        </w:rPr>
      </w:pPr>
    </w:p>
    <w:p w14:paraId="19410943" w14:textId="1ED1C3FB" w:rsidR="00166251" w:rsidRDefault="0055601C">
      <w:pPr>
        <w:spacing w:line="259" w:lineRule="auto"/>
        <w:jc w:val="center"/>
        <w:rPr>
          <w:rFonts w:ascii="Times New Roman" w:eastAsia="Times New Roman" w:hAnsi="Times New Roman" w:cs="Times New Roman"/>
          <w:sz w:val="27"/>
          <w:szCs w:val="27"/>
        </w:rPr>
      </w:pPr>
      <w:r>
        <w:rPr>
          <w:rFonts w:ascii="Times New Roman" w:eastAsia="Times New Roman" w:hAnsi="Times New Roman" w:cs="Times New Roman"/>
          <w:sz w:val="27"/>
          <w:szCs w:val="27"/>
        </w:rPr>
        <w:t>Figure 10: Java code for the creation of the homepage of the app</w:t>
      </w:r>
    </w:p>
    <w:p w14:paraId="6F0D116D" w14:textId="77777777" w:rsidR="00166251" w:rsidRDefault="00166251">
      <w:pPr>
        <w:spacing w:line="259" w:lineRule="auto"/>
        <w:jc w:val="center"/>
        <w:rPr>
          <w:rFonts w:ascii="Times New Roman" w:eastAsia="Times New Roman" w:hAnsi="Times New Roman" w:cs="Times New Roman"/>
          <w:sz w:val="27"/>
          <w:szCs w:val="27"/>
        </w:rPr>
      </w:pPr>
    </w:p>
    <w:p w14:paraId="63626461" w14:textId="5DEEEE6F" w:rsidR="00166251" w:rsidRDefault="0055601C">
      <w:pPr>
        <w:spacing w:line="259" w:lineRule="auto"/>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The figure above shows the Java code for the creation of the homepage of the app. At first, it includes creating table for showing the appointment of a </w:t>
      </w:r>
      <w:r w:rsidR="00785272">
        <w:rPr>
          <w:rFonts w:ascii="Times New Roman" w:eastAsia="Times New Roman" w:hAnsi="Times New Roman" w:cs="Times New Roman"/>
          <w:sz w:val="27"/>
          <w:szCs w:val="27"/>
        </w:rPr>
        <w:t>user, creating</w:t>
      </w:r>
      <w:r>
        <w:rPr>
          <w:rFonts w:ascii="Times New Roman" w:eastAsia="Times New Roman" w:hAnsi="Times New Roman" w:cs="Times New Roman"/>
          <w:sz w:val="27"/>
          <w:szCs w:val="27"/>
        </w:rPr>
        <w:t xml:space="preserve"> logout </w:t>
      </w:r>
      <w:r w:rsidR="00785272">
        <w:rPr>
          <w:rFonts w:ascii="Times New Roman" w:eastAsia="Times New Roman" w:hAnsi="Times New Roman" w:cs="Times New Roman"/>
          <w:sz w:val="27"/>
          <w:szCs w:val="27"/>
        </w:rPr>
        <w:t>button, creating</w:t>
      </w:r>
      <w:r>
        <w:rPr>
          <w:rFonts w:ascii="Times New Roman" w:eastAsia="Times New Roman" w:hAnsi="Times New Roman" w:cs="Times New Roman"/>
          <w:sz w:val="27"/>
          <w:szCs w:val="27"/>
        </w:rPr>
        <w:t xml:space="preserve"> confirmed block and if loop for '//yes = 0, no = 1, cancel = 2' </w:t>
      </w:r>
      <w:r w:rsidR="00785272">
        <w:rPr>
          <w:rFonts w:ascii="Times New Roman" w:eastAsia="Times New Roman" w:hAnsi="Times New Roman" w:cs="Times New Roman"/>
          <w:sz w:val="27"/>
          <w:szCs w:val="27"/>
        </w:rPr>
        <w:t>i.e.,</w:t>
      </w:r>
      <w:r>
        <w:rPr>
          <w:rFonts w:ascii="Times New Roman" w:eastAsia="Times New Roman" w:hAnsi="Times New Roman" w:cs="Times New Roman"/>
          <w:sz w:val="27"/>
          <w:szCs w:val="27"/>
        </w:rPr>
        <w:t xml:space="preserve"> if (</w:t>
      </w:r>
      <w:proofErr w:type="spellStart"/>
      <w:r>
        <w:rPr>
          <w:rFonts w:ascii="Times New Roman" w:eastAsia="Times New Roman" w:hAnsi="Times New Roman" w:cs="Times New Roman"/>
          <w:sz w:val="27"/>
          <w:szCs w:val="27"/>
        </w:rPr>
        <w:t>confirmLogOut</w:t>
      </w:r>
      <w:proofErr w:type="spellEnd"/>
      <w:r>
        <w:rPr>
          <w:rFonts w:ascii="Times New Roman" w:eastAsia="Times New Roman" w:hAnsi="Times New Roman" w:cs="Times New Roman"/>
          <w:sz w:val="27"/>
          <w:szCs w:val="27"/>
        </w:rPr>
        <w:t xml:space="preserve"> == 0); the if loop therefore includes close home </w:t>
      </w:r>
      <w:r w:rsidR="00785272">
        <w:rPr>
          <w:rFonts w:ascii="Times New Roman" w:eastAsia="Times New Roman" w:hAnsi="Times New Roman" w:cs="Times New Roman"/>
          <w:sz w:val="27"/>
          <w:szCs w:val="27"/>
        </w:rPr>
        <w:t>page, open</w:t>
      </w:r>
      <w:r>
        <w:rPr>
          <w:rFonts w:ascii="Times New Roman" w:eastAsia="Times New Roman" w:hAnsi="Times New Roman" w:cs="Times New Roman"/>
          <w:sz w:val="27"/>
          <w:szCs w:val="27"/>
        </w:rPr>
        <w:t xml:space="preserve"> account page, setting </w:t>
      </w:r>
      <w:proofErr w:type="gramStart"/>
      <w:r>
        <w:rPr>
          <w:rFonts w:ascii="Times New Roman" w:eastAsia="Times New Roman" w:hAnsi="Times New Roman" w:cs="Times New Roman"/>
          <w:sz w:val="27"/>
          <w:szCs w:val="27"/>
        </w:rPr>
        <w:t>user name</w:t>
      </w:r>
      <w:proofErr w:type="gramEnd"/>
      <w:r>
        <w:rPr>
          <w:rFonts w:ascii="Times New Roman" w:eastAsia="Times New Roman" w:hAnsi="Times New Roman" w:cs="Times New Roman"/>
          <w:sz w:val="27"/>
          <w:szCs w:val="27"/>
        </w:rPr>
        <w:t xml:space="preserve"> text to null and finally setting password text to </w:t>
      </w:r>
      <w:r w:rsidR="00785272">
        <w:rPr>
          <w:rFonts w:ascii="Times New Roman" w:eastAsia="Times New Roman" w:hAnsi="Times New Roman" w:cs="Times New Roman"/>
          <w:sz w:val="27"/>
          <w:szCs w:val="27"/>
        </w:rPr>
        <w:t>null. The</w:t>
      </w:r>
      <w:r>
        <w:rPr>
          <w:rFonts w:ascii="Times New Roman" w:eastAsia="Times New Roman" w:hAnsi="Times New Roman" w:cs="Times New Roman"/>
          <w:sz w:val="27"/>
          <w:szCs w:val="27"/>
        </w:rPr>
        <w:t xml:space="preserve"> Java code for the creation of the homepage of the app also includes creating create sidebar button that involves close home page and open create page.</w:t>
      </w:r>
    </w:p>
    <w:p w14:paraId="323E0964" w14:textId="77777777" w:rsidR="00785272" w:rsidRDefault="00785272">
      <w:pPr>
        <w:spacing w:line="259" w:lineRule="auto"/>
        <w:jc w:val="both"/>
        <w:rPr>
          <w:rFonts w:ascii="Times New Roman" w:eastAsia="Times New Roman" w:hAnsi="Times New Roman" w:cs="Times New Roman"/>
          <w:sz w:val="27"/>
          <w:szCs w:val="27"/>
        </w:rPr>
      </w:pPr>
    </w:p>
    <w:p w14:paraId="50B1B8BA" w14:textId="055ABA83" w:rsidR="00166251" w:rsidRDefault="0055601C">
      <w:pPr>
        <w:spacing w:line="259" w:lineRule="auto"/>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The java code also creates a sidebar view button that involves coding for close home page, open view page, delete all rows in </w:t>
      </w:r>
      <w:proofErr w:type="spellStart"/>
      <w:r>
        <w:rPr>
          <w:rFonts w:ascii="Times New Roman" w:eastAsia="Times New Roman" w:hAnsi="Times New Roman" w:cs="Times New Roman"/>
          <w:sz w:val="27"/>
          <w:szCs w:val="27"/>
        </w:rPr>
        <w:t>JTable</w:t>
      </w:r>
      <w:proofErr w:type="spellEnd"/>
      <w:r>
        <w:rPr>
          <w:rFonts w:ascii="Times New Roman" w:eastAsia="Times New Roman" w:hAnsi="Times New Roman" w:cs="Times New Roman"/>
          <w:sz w:val="27"/>
          <w:szCs w:val="27"/>
        </w:rPr>
        <w:t xml:space="preserve"> and finally create a variable stored select </w:t>
      </w:r>
      <w:r w:rsidR="00785272">
        <w:rPr>
          <w:rFonts w:ascii="Times New Roman" w:eastAsia="Times New Roman" w:hAnsi="Times New Roman" w:cs="Times New Roman"/>
          <w:sz w:val="27"/>
          <w:szCs w:val="27"/>
        </w:rPr>
        <w:t>statement. The</w:t>
      </w:r>
      <w:r>
        <w:rPr>
          <w:rFonts w:ascii="Times New Roman" w:eastAsia="Times New Roman" w:hAnsi="Times New Roman" w:cs="Times New Roman"/>
          <w:sz w:val="27"/>
          <w:szCs w:val="27"/>
        </w:rPr>
        <w:t xml:space="preserve"> try loop has been used for run select statements. There is a while loop used following the try loop where the while loop includes coding for variables to store data of each attribute in a row, for </w:t>
      </w:r>
      <w:r w:rsidR="00785272">
        <w:rPr>
          <w:rFonts w:ascii="Times New Roman" w:eastAsia="Times New Roman" w:hAnsi="Times New Roman" w:cs="Times New Roman"/>
          <w:sz w:val="27"/>
          <w:szCs w:val="27"/>
        </w:rPr>
        <w:t>instance, String</w:t>
      </w:r>
      <w:r>
        <w:rPr>
          <w:rFonts w:ascii="Times New Roman" w:eastAsia="Times New Roman" w:hAnsi="Times New Roman" w:cs="Times New Roman"/>
          <w:sz w:val="27"/>
          <w:szCs w:val="27"/>
        </w:rPr>
        <w:t xml:space="preserve"> </w:t>
      </w:r>
      <w:proofErr w:type="spellStart"/>
      <w:r>
        <w:rPr>
          <w:rFonts w:ascii="Times New Roman" w:eastAsia="Times New Roman" w:hAnsi="Times New Roman" w:cs="Times New Roman"/>
          <w:sz w:val="27"/>
          <w:szCs w:val="27"/>
        </w:rPr>
        <w:t>appID</w:t>
      </w:r>
      <w:proofErr w:type="spellEnd"/>
      <w:r>
        <w:rPr>
          <w:rFonts w:ascii="Times New Roman" w:eastAsia="Times New Roman" w:hAnsi="Times New Roman" w:cs="Times New Roman"/>
          <w:sz w:val="27"/>
          <w:szCs w:val="27"/>
        </w:rPr>
        <w:t xml:space="preserve"> = </w:t>
      </w:r>
      <w:proofErr w:type="spellStart"/>
      <w:r>
        <w:rPr>
          <w:rFonts w:ascii="Times New Roman" w:eastAsia="Times New Roman" w:hAnsi="Times New Roman" w:cs="Times New Roman"/>
          <w:sz w:val="27"/>
          <w:szCs w:val="27"/>
        </w:rPr>
        <w:t>String.valueOf</w:t>
      </w:r>
      <w:proofErr w:type="spellEnd"/>
      <w:r>
        <w:rPr>
          <w:rFonts w:ascii="Times New Roman" w:eastAsia="Times New Roman" w:hAnsi="Times New Roman" w:cs="Times New Roman"/>
          <w:sz w:val="27"/>
          <w:szCs w:val="27"/>
        </w:rPr>
        <w:t>(</w:t>
      </w:r>
      <w:proofErr w:type="spellStart"/>
      <w:r>
        <w:rPr>
          <w:rFonts w:ascii="Times New Roman" w:eastAsia="Times New Roman" w:hAnsi="Times New Roman" w:cs="Times New Roman"/>
          <w:sz w:val="27"/>
          <w:szCs w:val="27"/>
        </w:rPr>
        <w:t>rs.getInt</w:t>
      </w:r>
      <w:proofErr w:type="spellEnd"/>
      <w:r>
        <w:rPr>
          <w:rFonts w:ascii="Times New Roman" w:eastAsia="Times New Roman" w:hAnsi="Times New Roman" w:cs="Times New Roman"/>
          <w:sz w:val="27"/>
          <w:szCs w:val="27"/>
        </w:rPr>
        <w:t>("</w:t>
      </w:r>
      <w:proofErr w:type="spellStart"/>
      <w:r>
        <w:rPr>
          <w:rFonts w:ascii="Times New Roman" w:eastAsia="Times New Roman" w:hAnsi="Times New Roman" w:cs="Times New Roman"/>
          <w:sz w:val="27"/>
          <w:szCs w:val="27"/>
        </w:rPr>
        <w:t>AppID</w:t>
      </w:r>
      <w:proofErr w:type="spellEnd"/>
      <w:r>
        <w:rPr>
          <w:rFonts w:ascii="Times New Roman" w:eastAsia="Times New Roman" w:hAnsi="Times New Roman" w:cs="Times New Roman"/>
          <w:sz w:val="27"/>
          <w:szCs w:val="27"/>
        </w:rPr>
        <w:t>''));</w:t>
      </w:r>
      <w:r w:rsidR="00D5652A">
        <w:rPr>
          <w:rFonts w:ascii="Times New Roman" w:eastAsia="Times New Roman" w:hAnsi="Times New Roman" w:cs="Times New Roman"/>
          <w:sz w:val="27"/>
          <w:szCs w:val="27"/>
        </w:rPr>
        <w:t xml:space="preserve"> </w:t>
      </w:r>
      <w:r>
        <w:rPr>
          <w:rFonts w:ascii="Times New Roman" w:eastAsia="Times New Roman" w:hAnsi="Times New Roman" w:cs="Times New Roman"/>
          <w:sz w:val="27"/>
          <w:szCs w:val="27"/>
        </w:rPr>
        <w:t xml:space="preserve">String date = </w:t>
      </w:r>
      <w:proofErr w:type="spellStart"/>
      <w:r>
        <w:rPr>
          <w:rFonts w:ascii="Times New Roman" w:eastAsia="Times New Roman" w:hAnsi="Times New Roman" w:cs="Times New Roman"/>
          <w:sz w:val="27"/>
          <w:szCs w:val="27"/>
        </w:rPr>
        <w:t>rs.getString</w:t>
      </w:r>
      <w:proofErr w:type="spellEnd"/>
      <w:r>
        <w:rPr>
          <w:rFonts w:ascii="Times New Roman" w:eastAsia="Times New Roman" w:hAnsi="Times New Roman" w:cs="Times New Roman"/>
          <w:sz w:val="27"/>
          <w:szCs w:val="27"/>
        </w:rPr>
        <w:t>("Date");</w:t>
      </w:r>
      <w:r w:rsidR="00D5652A">
        <w:rPr>
          <w:rFonts w:ascii="Times New Roman" w:eastAsia="Times New Roman" w:hAnsi="Times New Roman" w:cs="Times New Roman"/>
          <w:sz w:val="27"/>
          <w:szCs w:val="27"/>
        </w:rPr>
        <w:t xml:space="preserve"> </w:t>
      </w:r>
      <w:r>
        <w:rPr>
          <w:rFonts w:ascii="Times New Roman" w:eastAsia="Times New Roman" w:hAnsi="Times New Roman" w:cs="Times New Roman"/>
          <w:sz w:val="27"/>
          <w:szCs w:val="27"/>
        </w:rPr>
        <w:t xml:space="preserve">String time = </w:t>
      </w:r>
      <w:proofErr w:type="spellStart"/>
      <w:r>
        <w:rPr>
          <w:rFonts w:ascii="Times New Roman" w:eastAsia="Times New Roman" w:hAnsi="Times New Roman" w:cs="Times New Roman"/>
          <w:sz w:val="27"/>
          <w:szCs w:val="27"/>
        </w:rPr>
        <w:t>rs.getString</w:t>
      </w:r>
      <w:proofErr w:type="spellEnd"/>
      <w:r>
        <w:rPr>
          <w:rFonts w:ascii="Times New Roman" w:eastAsia="Times New Roman" w:hAnsi="Times New Roman" w:cs="Times New Roman"/>
          <w:sz w:val="27"/>
          <w:szCs w:val="27"/>
        </w:rPr>
        <w:t>("Time");</w:t>
      </w:r>
      <w:r w:rsidR="00D5652A">
        <w:rPr>
          <w:rFonts w:ascii="Times New Roman" w:eastAsia="Times New Roman" w:hAnsi="Times New Roman" w:cs="Times New Roman"/>
          <w:sz w:val="27"/>
          <w:szCs w:val="27"/>
        </w:rPr>
        <w:t xml:space="preserve"> </w:t>
      </w:r>
      <w:r>
        <w:rPr>
          <w:rFonts w:ascii="Times New Roman" w:eastAsia="Times New Roman" w:hAnsi="Times New Roman" w:cs="Times New Roman"/>
          <w:sz w:val="27"/>
          <w:szCs w:val="27"/>
        </w:rPr>
        <w:t xml:space="preserve">String name = </w:t>
      </w:r>
      <w:proofErr w:type="spellStart"/>
      <w:r>
        <w:rPr>
          <w:rFonts w:ascii="Times New Roman" w:eastAsia="Times New Roman" w:hAnsi="Times New Roman" w:cs="Times New Roman"/>
          <w:sz w:val="27"/>
          <w:szCs w:val="27"/>
        </w:rPr>
        <w:t>rs.getString</w:t>
      </w:r>
      <w:proofErr w:type="spellEnd"/>
      <w:r>
        <w:rPr>
          <w:rFonts w:ascii="Times New Roman" w:eastAsia="Times New Roman" w:hAnsi="Times New Roman" w:cs="Times New Roman"/>
          <w:sz w:val="27"/>
          <w:szCs w:val="27"/>
        </w:rPr>
        <w:t>("</w:t>
      </w:r>
      <w:proofErr w:type="spellStart"/>
      <w:r>
        <w:rPr>
          <w:rFonts w:ascii="Times New Roman" w:eastAsia="Times New Roman" w:hAnsi="Times New Roman" w:cs="Times New Roman"/>
          <w:sz w:val="27"/>
          <w:szCs w:val="27"/>
        </w:rPr>
        <w:t>PatID</w:t>
      </w:r>
      <w:proofErr w:type="spellEnd"/>
      <w:r>
        <w:rPr>
          <w:rFonts w:ascii="Times New Roman" w:eastAsia="Times New Roman" w:hAnsi="Times New Roman" w:cs="Times New Roman"/>
          <w:sz w:val="27"/>
          <w:szCs w:val="27"/>
        </w:rPr>
        <w:t>");</w:t>
      </w:r>
      <w:r w:rsidR="00D5652A">
        <w:rPr>
          <w:rFonts w:ascii="Times New Roman" w:eastAsia="Times New Roman" w:hAnsi="Times New Roman" w:cs="Times New Roman"/>
          <w:sz w:val="27"/>
          <w:szCs w:val="27"/>
        </w:rPr>
        <w:t xml:space="preserve"> </w:t>
      </w:r>
      <w:r>
        <w:rPr>
          <w:rFonts w:ascii="Times New Roman" w:eastAsia="Times New Roman" w:hAnsi="Times New Roman" w:cs="Times New Roman"/>
          <w:sz w:val="27"/>
          <w:szCs w:val="27"/>
        </w:rPr>
        <w:t xml:space="preserve">String phone = </w:t>
      </w:r>
      <w:proofErr w:type="spellStart"/>
      <w:r>
        <w:rPr>
          <w:rFonts w:ascii="Times New Roman" w:eastAsia="Times New Roman" w:hAnsi="Times New Roman" w:cs="Times New Roman"/>
          <w:sz w:val="27"/>
          <w:szCs w:val="27"/>
        </w:rPr>
        <w:t>rs.getString</w:t>
      </w:r>
      <w:proofErr w:type="spellEnd"/>
      <w:r>
        <w:rPr>
          <w:rFonts w:ascii="Times New Roman" w:eastAsia="Times New Roman" w:hAnsi="Times New Roman" w:cs="Times New Roman"/>
          <w:sz w:val="27"/>
          <w:szCs w:val="27"/>
        </w:rPr>
        <w:t>("</w:t>
      </w:r>
      <w:proofErr w:type="spellStart"/>
      <w:r>
        <w:rPr>
          <w:rFonts w:ascii="Times New Roman" w:eastAsia="Times New Roman" w:hAnsi="Times New Roman" w:cs="Times New Roman"/>
          <w:sz w:val="27"/>
          <w:szCs w:val="27"/>
        </w:rPr>
        <w:t>Pnumber</w:t>
      </w:r>
      <w:proofErr w:type="spellEnd"/>
      <w:r>
        <w:rPr>
          <w:rFonts w:ascii="Times New Roman" w:eastAsia="Times New Roman" w:hAnsi="Times New Roman" w:cs="Times New Roman"/>
          <w:sz w:val="27"/>
          <w:szCs w:val="27"/>
        </w:rPr>
        <w:t>");</w:t>
      </w:r>
      <w:r w:rsidR="00D5652A">
        <w:rPr>
          <w:rFonts w:ascii="Times New Roman" w:eastAsia="Times New Roman" w:hAnsi="Times New Roman" w:cs="Times New Roman"/>
          <w:sz w:val="27"/>
          <w:szCs w:val="27"/>
        </w:rPr>
        <w:t xml:space="preserve"> </w:t>
      </w:r>
      <w:r>
        <w:rPr>
          <w:rFonts w:ascii="Times New Roman" w:eastAsia="Times New Roman" w:hAnsi="Times New Roman" w:cs="Times New Roman"/>
          <w:sz w:val="27"/>
          <w:szCs w:val="27"/>
        </w:rPr>
        <w:t xml:space="preserve">and String dept = </w:t>
      </w:r>
      <w:proofErr w:type="spellStart"/>
      <w:r>
        <w:rPr>
          <w:rFonts w:ascii="Times New Roman" w:eastAsia="Times New Roman" w:hAnsi="Times New Roman" w:cs="Times New Roman"/>
          <w:sz w:val="27"/>
          <w:szCs w:val="27"/>
        </w:rPr>
        <w:t>rs.getString</w:t>
      </w:r>
      <w:proofErr w:type="spellEnd"/>
      <w:r>
        <w:rPr>
          <w:rFonts w:ascii="Times New Roman" w:eastAsia="Times New Roman" w:hAnsi="Times New Roman" w:cs="Times New Roman"/>
          <w:sz w:val="27"/>
          <w:szCs w:val="27"/>
        </w:rPr>
        <w:t>("</w:t>
      </w:r>
      <w:proofErr w:type="spellStart"/>
      <w:r>
        <w:rPr>
          <w:rFonts w:ascii="Times New Roman" w:eastAsia="Times New Roman" w:hAnsi="Times New Roman" w:cs="Times New Roman"/>
          <w:sz w:val="27"/>
          <w:szCs w:val="27"/>
        </w:rPr>
        <w:t>Dname</w:t>
      </w:r>
      <w:proofErr w:type="spellEnd"/>
      <w:r>
        <w:rPr>
          <w:rFonts w:ascii="Times New Roman" w:eastAsia="Times New Roman" w:hAnsi="Times New Roman" w:cs="Times New Roman"/>
          <w:sz w:val="27"/>
          <w:szCs w:val="27"/>
        </w:rPr>
        <w:t xml:space="preserve">");. In the while loop, create an array for storing those variables, </w:t>
      </w:r>
      <w:proofErr w:type="spellStart"/>
      <w:r>
        <w:rPr>
          <w:rFonts w:ascii="Times New Roman" w:eastAsia="Times New Roman" w:hAnsi="Times New Roman" w:cs="Times New Roman"/>
          <w:sz w:val="27"/>
          <w:szCs w:val="27"/>
        </w:rPr>
        <w:t>e.</w:t>
      </w:r>
      <w:proofErr w:type="gramStart"/>
      <w:r>
        <w:rPr>
          <w:rFonts w:ascii="Times New Roman" w:eastAsia="Times New Roman" w:hAnsi="Times New Roman" w:cs="Times New Roman"/>
          <w:sz w:val="27"/>
          <w:szCs w:val="27"/>
        </w:rPr>
        <w:t>g.String</w:t>
      </w:r>
      <w:proofErr w:type="spellEnd"/>
      <w:proofErr w:type="gramEnd"/>
      <w:r>
        <w:rPr>
          <w:rFonts w:ascii="Times New Roman" w:eastAsia="Times New Roman" w:hAnsi="Times New Roman" w:cs="Times New Roman"/>
          <w:sz w:val="27"/>
          <w:szCs w:val="27"/>
        </w:rPr>
        <w:t xml:space="preserve">[] </w:t>
      </w:r>
      <w:proofErr w:type="spellStart"/>
      <w:r>
        <w:rPr>
          <w:rFonts w:ascii="Times New Roman" w:eastAsia="Times New Roman" w:hAnsi="Times New Roman" w:cs="Times New Roman"/>
          <w:sz w:val="27"/>
          <w:szCs w:val="27"/>
        </w:rPr>
        <w:t>tbData</w:t>
      </w:r>
      <w:proofErr w:type="spellEnd"/>
      <w:r>
        <w:rPr>
          <w:rFonts w:ascii="Times New Roman" w:eastAsia="Times New Roman" w:hAnsi="Times New Roman" w:cs="Times New Roman"/>
          <w:sz w:val="27"/>
          <w:szCs w:val="27"/>
        </w:rPr>
        <w:t xml:space="preserve"> = {</w:t>
      </w:r>
      <w:proofErr w:type="spellStart"/>
      <w:r>
        <w:rPr>
          <w:rFonts w:ascii="Times New Roman" w:eastAsia="Times New Roman" w:hAnsi="Times New Roman" w:cs="Times New Roman"/>
          <w:sz w:val="27"/>
          <w:szCs w:val="27"/>
        </w:rPr>
        <w:t>appID</w:t>
      </w:r>
      <w:proofErr w:type="spellEnd"/>
      <w:r>
        <w:rPr>
          <w:rFonts w:ascii="Times New Roman" w:eastAsia="Times New Roman" w:hAnsi="Times New Roman" w:cs="Times New Roman"/>
          <w:sz w:val="27"/>
          <w:szCs w:val="27"/>
        </w:rPr>
        <w:t xml:space="preserve">, date, time, name, phone, dept};. Then finally add all data in the array to </w:t>
      </w:r>
      <w:proofErr w:type="spellStart"/>
      <w:r>
        <w:rPr>
          <w:rFonts w:ascii="Times New Roman" w:eastAsia="Times New Roman" w:hAnsi="Times New Roman" w:cs="Times New Roman"/>
          <w:sz w:val="27"/>
          <w:szCs w:val="27"/>
        </w:rPr>
        <w:t>JTable</w:t>
      </w:r>
      <w:proofErr w:type="spellEnd"/>
      <w:r>
        <w:rPr>
          <w:rFonts w:ascii="Times New Roman" w:eastAsia="Times New Roman" w:hAnsi="Times New Roman" w:cs="Times New Roman"/>
          <w:sz w:val="27"/>
          <w:szCs w:val="27"/>
        </w:rPr>
        <w:t>. The Java code for the creation of the homepage of the app includes creating a sidebar cancel button that includes coding for close home page and open the cancel page.</w:t>
      </w:r>
    </w:p>
    <w:p w14:paraId="4D088918" w14:textId="77777777" w:rsidR="00166251" w:rsidRDefault="00166251">
      <w:pPr>
        <w:spacing w:line="259" w:lineRule="auto"/>
        <w:rPr>
          <w:rFonts w:ascii="Times New Roman" w:eastAsia="Times New Roman" w:hAnsi="Times New Roman" w:cs="Times New Roman"/>
          <w:b/>
          <w:sz w:val="32"/>
          <w:szCs w:val="32"/>
        </w:rPr>
      </w:pPr>
    </w:p>
    <w:p w14:paraId="5B80292C" w14:textId="77777777" w:rsidR="00166251" w:rsidRPr="00B75D4C" w:rsidRDefault="0055601C" w:rsidP="0090775F">
      <w:pPr>
        <w:pStyle w:val="Heading1"/>
        <w:jc w:val="center"/>
        <w:rPr>
          <w:b/>
          <w:bCs/>
          <w:sz w:val="36"/>
          <w:szCs w:val="36"/>
        </w:rPr>
      </w:pPr>
      <w:bookmarkStart w:id="6" w:name="_Toc85390048"/>
      <w:r w:rsidRPr="00B75D4C">
        <w:rPr>
          <w:b/>
          <w:bCs/>
          <w:sz w:val="36"/>
          <w:szCs w:val="36"/>
        </w:rPr>
        <w:lastRenderedPageBreak/>
        <w:t>Sign-In</w:t>
      </w:r>
      <w:bookmarkEnd w:id="6"/>
    </w:p>
    <w:p w14:paraId="5EB85373" w14:textId="77777777" w:rsidR="00166251" w:rsidRDefault="00166251">
      <w:pPr>
        <w:spacing w:line="259" w:lineRule="auto"/>
        <w:jc w:val="center"/>
        <w:rPr>
          <w:rFonts w:ascii="Times New Roman" w:eastAsia="Times New Roman" w:hAnsi="Times New Roman" w:cs="Times New Roman"/>
          <w:b/>
          <w:sz w:val="32"/>
          <w:szCs w:val="32"/>
        </w:rPr>
      </w:pPr>
    </w:p>
    <w:p w14:paraId="60665424" w14:textId="3C69FCBC" w:rsidR="00166251" w:rsidRDefault="0055601C">
      <w:pPr>
        <w:spacing w:line="259" w:lineRule="auto"/>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The sign-in page of the app enables users for information input </w:t>
      </w:r>
      <w:r w:rsidR="00D97EE4">
        <w:rPr>
          <w:rFonts w:ascii="Times New Roman" w:eastAsia="Times New Roman" w:hAnsi="Times New Roman" w:cs="Times New Roman"/>
          <w:sz w:val="27"/>
          <w:szCs w:val="27"/>
        </w:rPr>
        <w:t>i.e.,</w:t>
      </w:r>
      <w:r>
        <w:rPr>
          <w:rFonts w:ascii="Times New Roman" w:eastAsia="Times New Roman" w:hAnsi="Times New Roman" w:cs="Times New Roman"/>
          <w:sz w:val="27"/>
          <w:szCs w:val="27"/>
        </w:rPr>
        <w:t xml:space="preserve"> both for the Username and password </w:t>
      </w:r>
      <w:proofErr w:type="gramStart"/>
      <w:r>
        <w:rPr>
          <w:rFonts w:ascii="Times New Roman" w:eastAsia="Times New Roman" w:hAnsi="Times New Roman" w:cs="Times New Roman"/>
          <w:sz w:val="27"/>
          <w:szCs w:val="27"/>
        </w:rPr>
        <w:t>and also</w:t>
      </w:r>
      <w:proofErr w:type="gramEnd"/>
      <w:r>
        <w:rPr>
          <w:rFonts w:ascii="Times New Roman" w:eastAsia="Times New Roman" w:hAnsi="Times New Roman" w:cs="Times New Roman"/>
          <w:sz w:val="27"/>
          <w:szCs w:val="27"/>
        </w:rPr>
        <w:t xml:space="preserve"> means that users need to log in with the username and password that they have already chosen during account creation that is while doing the sign-up step or when registering the account. Therefore, to illustrate this more clearly, we used a screen capture of the sign-in page of the app and the overall java codes used for creating the sign-in page of the app.</w:t>
      </w:r>
    </w:p>
    <w:p w14:paraId="50B6E276" w14:textId="77777777" w:rsidR="00166251" w:rsidRDefault="00166251">
      <w:pPr>
        <w:spacing w:line="259" w:lineRule="auto"/>
        <w:jc w:val="center"/>
        <w:rPr>
          <w:rFonts w:ascii="Times New Roman" w:eastAsia="Times New Roman" w:hAnsi="Times New Roman" w:cs="Times New Roman"/>
          <w:b/>
          <w:sz w:val="32"/>
          <w:szCs w:val="32"/>
        </w:rPr>
      </w:pPr>
    </w:p>
    <w:p w14:paraId="131AAC9A" w14:textId="77777777" w:rsidR="00166251" w:rsidRDefault="0055601C">
      <w:pPr>
        <w:spacing w:line="259"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43B90211" wp14:editId="2B910E8F">
            <wp:extent cx="3780000" cy="2130216"/>
            <wp:effectExtent l="0" t="0" r="0" b="0"/>
            <wp:docPr id="93" name="image71.jpg"/>
            <wp:cNvGraphicFramePr/>
            <a:graphic xmlns:a="http://schemas.openxmlformats.org/drawingml/2006/main">
              <a:graphicData uri="http://schemas.openxmlformats.org/drawingml/2006/picture">
                <pic:pic xmlns:pic="http://schemas.openxmlformats.org/drawingml/2006/picture">
                  <pic:nvPicPr>
                    <pic:cNvPr id="0" name="image71.jpg"/>
                    <pic:cNvPicPr preferRelativeResize="0"/>
                  </pic:nvPicPr>
                  <pic:blipFill>
                    <a:blip r:embed="rId58"/>
                    <a:srcRect/>
                    <a:stretch>
                      <a:fillRect/>
                    </a:stretch>
                  </pic:blipFill>
                  <pic:spPr>
                    <a:xfrm>
                      <a:off x="0" y="0"/>
                      <a:ext cx="3780000" cy="2130216"/>
                    </a:xfrm>
                    <a:prstGeom prst="rect">
                      <a:avLst/>
                    </a:prstGeom>
                    <a:ln/>
                  </pic:spPr>
                </pic:pic>
              </a:graphicData>
            </a:graphic>
          </wp:inline>
        </w:drawing>
      </w:r>
    </w:p>
    <w:p w14:paraId="015C3A5C" w14:textId="77777777" w:rsidR="00166251" w:rsidRDefault="00166251">
      <w:pPr>
        <w:spacing w:line="259" w:lineRule="auto"/>
        <w:jc w:val="center"/>
        <w:rPr>
          <w:rFonts w:ascii="Times New Roman" w:eastAsia="Times New Roman" w:hAnsi="Times New Roman" w:cs="Times New Roman"/>
          <w:b/>
          <w:sz w:val="32"/>
          <w:szCs w:val="32"/>
        </w:rPr>
      </w:pPr>
    </w:p>
    <w:p w14:paraId="4A37878E" w14:textId="77777777" w:rsidR="00166251" w:rsidRDefault="0055601C">
      <w:pPr>
        <w:spacing w:line="259" w:lineRule="auto"/>
        <w:jc w:val="center"/>
        <w:rPr>
          <w:rFonts w:ascii="Times New Roman" w:eastAsia="Times New Roman" w:hAnsi="Times New Roman" w:cs="Times New Roman"/>
          <w:sz w:val="27"/>
          <w:szCs w:val="27"/>
        </w:rPr>
      </w:pPr>
      <w:r>
        <w:rPr>
          <w:rFonts w:ascii="Times New Roman" w:eastAsia="Times New Roman" w:hAnsi="Times New Roman" w:cs="Times New Roman"/>
          <w:sz w:val="27"/>
          <w:szCs w:val="27"/>
        </w:rPr>
        <w:t>Figure 11: Screen capture of Sign In page of the app</w:t>
      </w:r>
    </w:p>
    <w:p w14:paraId="4F582BE7" w14:textId="77777777" w:rsidR="00166251" w:rsidRDefault="00166251">
      <w:pPr>
        <w:spacing w:line="259" w:lineRule="auto"/>
        <w:jc w:val="center"/>
        <w:rPr>
          <w:rFonts w:ascii="Times New Roman" w:eastAsia="Times New Roman" w:hAnsi="Times New Roman" w:cs="Times New Roman"/>
          <w:sz w:val="27"/>
          <w:szCs w:val="27"/>
        </w:rPr>
      </w:pPr>
    </w:p>
    <w:p w14:paraId="04990FA5" w14:textId="77777777" w:rsidR="00166251" w:rsidRDefault="0055601C">
      <w:pPr>
        <w:spacing w:line="259" w:lineRule="auto"/>
        <w:jc w:val="center"/>
        <w:rPr>
          <w:rFonts w:ascii="Times New Roman" w:eastAsia="Times New Roman" w:hAnsi="Times New Roman" w:cs="Times New Roman"/>
          <w:sz w:val="27"/>
          <w:szCs w:val="27"/>
        </w:rPr>
      </w:pPr>
      <w:r>
        <w:rPr>
          <w:rFonts w:ascii="Times New Roman" w:eastAsia="Times New Roman" w:hAnsi="Times New Roman" w:cs="Times New Roman"/>
          <w:noProof/>
          <w:sz w:val="27"/>
          <w:szCs w:val="27"/>
        </w:rPr>
        <w:drawing>
          <wp:inline distT="114300" distB="114300" distL="114300" distR="114300" wp14:anchorId="76E84941" wp14:editId="484F437D">
            <wp:extent cx="3330413" cy="3313925"/>
            <wp:effectExtent l="0" t="0" r="0" b="0"/>
            <wp:docPr id="74"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59"/>
                    <a:srcRect/>
                    <a:stretch>
                      <a:fillRect/>
                    </a:stretch>
                  </pic:blipFill>
                  <pic:spPr>
                    <a:xfrm>
                      <a:off x="0" y="0"/>
                      <a:ext cx="3330413" cy="3313925"/>
                    </a:xfrm>
                    <a:prstGeom prst="rect">
                      <a:avLst/>
                    </a:prstGeom>
                    <a:ln/>
                  </pic:spPr>
                </pic:pic>
              </a:graphicData>
            </a:graphic>
          </wp:inline>
        </w:drawing>
      </w:r>
    </w:p>
    <w:p w14:paraId="7EF9CE6E" w14:textId="77777777" w:rsidR="00166251" w:rsidRDefault="0055601C">
      <w:pPr>
        <w:spacing w:line="259" w:lineRule="auto"/>
        <w:jc w:val="center"/>
        <w:rPr>
          <w:rFonts w:ascii="Times New Roman" w:eastAsia="Times New Roman" w:hAnsi="Times New Roman" w:cs="Times New Roman"/>
          <w:sz w:val="27"/>
          <w:szCs w:val="27"/>
        </w:rPr>
      </w:pPr>
      <w:r>
        <w:rPr>
          <w:rFonts w:ascii="Times New Roman" w:eastAsia="Times New Roman" w:hAnsi="Times New Roman" w:cs="Times New Roman"/>
          <w:noProof/>
          <w:sz w:val="27"/>
          <w:szCs w:val="27"/>
        </w:rPr>
        <w:lastRenderedPageBreak/>
        <w:drawing>
          <wp:inline distT="114300" distB="114300" distL="114300" distR="114300" wp14:anchorId="23DCFC70" wp14:editId="6FCD08FC">
            <wp:extent cx="5731200" cy="4470400"/>
            <wp:effectExtent l="0" t="0" r="0" b="0"/>
            <wp:docPr id="96"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60"/>
                    <a:srcRect/>
                    <a:stretch>
                      <a:fillRect/>
                    </a:stretch>
                  </pic:blipFill>
                  <pic:spPr>
                    <a:xfrm>
                      <a:off x="0" y="0"/>
                      <a:ext cx="5731200" cy="4470400"/>
                    </a:xfrm>
                    <a:prstGeom prst="rect">
                      <a:avLst/>
                    </a:prstGeom>
                    <a:ln/>
                  </pic:spPr>
                </pic:pic>
              </a:graphicData>
            </a:graphic>
          </wp:inline>
        </w:drawing>
      </w:r>
      <w:r>
        <w:rPr>
          <w:rFonts w:ascii="Times New Roman" w:eastAsia="Times New Roman" w:hAnsi="Times New Roman" w:cs="Times New Roman"/>
          <w:noProof/>
          <w:sz w:val="27"/>
          <w:szCs w:val="27"/>
        </w:rPr>
        <w:drawing>
          <wp:inline distT="114300" distB="114300" distL="114300" distR="114300" wp14:anchorId="27DEA382" wp14:editId="233384BA">
            <wp:extent cx="5705475" cy="3848100"/>
            <wp:effectExtent l="0" t="0" r="0" b="0"/>
            <wp:docPr id="98"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61"/>
                    <a:srcRect/>
                    <a:stretch>
                      <a:fillRect/>
                    </a:stretch>
                  </pic:blipFill>
                  <pic:spPr>
                    <a:xfrm>
                      <a:off x="0" y="0"/>
                      <a:ext cx="5705475" cy="3848100"/>
                    </a:xfrm>
                    <a:prstGeom prst="rect">
                      <a:avLst/>
                    </a:prstGeom>
                    <a:ln/>
                  </pic:spPr>
                </pic:pic>
              </a:graphicData>
            </a:graphic>
          </wp:inline>
        </w:drawing>
      </w:r>
      <w:r>
        <w:rPr>
          <w:rFonts w:ascii="Times New Roman" w:eastAsia="Times New Roman" w:hAnsi="Times New Roman" w:cs="Times New Roman"/>
          <w:noProof/>
          <w:sz w:val="27"/>
          <w:szCs w:val="27"/>
        </w:rPr>
        <w:lastRenderedPageBreak/>
        <w:drawing>
          <wp:inline distT="114300" distB="114300" distL="114300" distR="114300" wp14:anchorId="0A778686" wp14:editId="267089F0">
            <wp:extent cx="4122900" cy="2851439"/>
            <wp:effectExtent l="0" t="0" r="0" b="0"/>
            <wp:docPr id="100"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62"/>
                    <a:srcRect/>
                    <a:stretch>
                      <a:fillRect/>
                    </a:stretch>
                  </pic:blipFill>
                  <pic:spPr>
                    <a:xfrm>
                      <a:off x="0" y="0"/>
                      <a:ext cx="4122900" cy="2851439"/>
                    </a:xfrm>
                    <a:prstGeom prst="rect">
                      <a:avLst/>
                    </a:prstGeom>
                    <a:ln/>
                  </pic:spPr>
                </pic:pic>
              </a:graphicData>
            </a:graphic>
          </wp:inline>
        </w:drawing>
      </w:r>
    </w:p>
    <w:p w14:paraId="50715995" w14:textId="77777777" w:rsidR="00166251" w:rsidRDefault="00166251">
      <w:pPr>
        <w:spacing w:line="259" w:lineRule="auto"/>
        <w:jc w:val="center"/>
        <w:rPr>
          <w:rFonts w:ascii="Times New Roman" w:eastAsia="Times New Roman" w:hAnsi="Times New Roman" w:cs="Times New Roman"/>
          <w:sz w:val="27"/>
          <w:szCs w:val="27"/>
        </w:rPr>
      </w:pPr>
    </w:p>
    <w:p w14:paraId="27867A47" w14:textId="0CD38551" w:rsidR="00166251" w:rsidRDefault="0055601C" w:rsidP="00D97EE4">
      <w:pPr>
        <w:spacing w:line="259" w:lineRule="auto"/>
        <w:jc w:val="center"/>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Figure 12: The screen captures above represent the java code for the development of the sign-in page of the </w:t>
      </w:r>
      <w:proofErr w:type="gramStart"/>
      <w:r>
        <w:rPr>
          <w:rFonts w:ascii="Times New Roman" w:eastAsia="Times New Roman" w:hAnsi="Times New Roman" w:cs="Times New Roman"/>
          <w:sz w:val="27"/>
          <w:szCs w:val="27"/>
        </w:rPr>
        <w:t>app</w:t>
      </w:r>
      <w:proofErr w:type="gramEnd"/>
    </w:p>
    <w:p w14:paraId="6D0DC4C4" w14:textId="77777777" w:rsidR="00166251" w:rsidRDefault="00166251">
      <w:pPr>
        <w:spacing w:line="259" w:lineRule="auto"/>
        <w:jc w:val="both"/>
        <w:rPr>
          <w:rFonts w:ascii="Times New Roman" w:eastAsia="Times New Roman" w:hAnsi="Times New Roman" w:cs="Times New Roman"/>
          <w:sz w:val="27"/>
          <w:szCs w:val="27"/>
        </w:rPr>
      </w:pPr>
    </w:p>
    <w:p w14:paraId="44427E47" w14:textId="77777777" w:rsidR="00166251" w:rsidRDefault="0055601C">
      <w:pPr>
        <w:spacing w:line="259" w:lineRule="auto"/>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The java coding for the development of the sign-in page of the app includes creating a sign-in button, creating variable stored password input </w:t>
      </w:r>
      <w:proofErr w:type="gramStart"/>
      <w:r>
        <w:rPr>
          <w:rFonts w:ascii="Times New Roman" w:eastAsia="Times New Roman" w:hAnsi="Times New Roman" w:cs="Times New Roman"/>
          <w:sz w:val="27"/>
          <w:szCs w:val="27"/>
        </w:rPr>
        <w:t>info</w:t>
      </w:r>
      <w:proofErr w:type="gramEnd"/>
      <w:r>
        <w:rPr>
          <w:rFonts w:ascii="Times New Roman" w:eastAsia="Times New Roman" w:hAnsi="Times New Roman" w:cs="Times New Roman"/>
          <w:sz w:val="27"/>
          <w:szCs w:val="27"/>
        </w:rPr>
        <w:t xml:space="preserve"> and converting it to String and creating variable stored select statement. </w:t>
      </w:r>
    </w:p>
    <w:p w14:paraId="45F332FF" w14:textId="77777777" w:rsidR="00166251" w:rsidRDefault="00166251">
      <w:pPr>
        <w:spacing w:line="259" w:lineRule="auto"/>
        <w:jc w:val="both"/>
        <w:rPr>
          <w:rFonts w:ascii="Times New Roman" w:eastAsia="Times New Roman" w:hAnsi="Times New Roman" w:cs="Times New Roman"/>
          <w:sz w:val="27"/>
          <w:szCs w:val="27"/>
        </w:rPr>
      </w:pPr>
    </w:p>
    <w:p w14:paraId="1DF84C3C" w14:textId="29DECFF1" w:rsidR="00166251" w:rsidRDefault="0055601C">
      <w:pPr>
        <w:spacing w:line="259" w:lineRule="auto"/>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The java coding also includes an if loop for run select statements </w:t>
      </w:r>
      <w:r w:rsidR="00D97EE4">
        <w:rPr>
          <w:rFonts w:ascii="Times New Roman" w:eastAsia="Times New Roman" w:hAnsi="Times New Roman" w:cs="Times New Roman"/>
          <w:sz w:val="27"/>
          <w:szCs w:val="27"/>
        </w:rPr>
        <w:t>e.g. “if</w:t>
      </w:r>
      <w:r>
        <w:rPr>
          <w:rFonts w:ascii="Times New Roman" w:eastAsia="Times New Roman" w:hAnsi="Times New Roman" w:cs="Times New Roman"/>
          <w:sz w:val="27"/>
          <w:szCs w:val="27"/>
        </w:rPr>
        <w:t xml:space="preserve"> (</w:t>
      </w:r>
      <w:proofErr w:type="spellStart"/>
      <w:proofErr w:type="gramStart"/>
      <w:r>
        <w:rPr>
          <w:rFonts w:ascii="Times New Roman" w:eastAsia="Times New Roman" w:hAnsi="Times New Roman" w:cs="Times New Roman"/>
          <w:sz w:val="27"/>
          <w:szCs w:val="27"/>
        </w:rPr>
        <w:t>rs.next</w:t>
      </w:r>
      <w:proofErr w:type="spellEnd"/>
      <w:proofErr w:type="gramEnd"/>
      <w:r>
        <w:rPr>
          <w:rFonts w:ascii="Times New Roman" w:eastAsia="Times New Roman" w:hAnsi="Times New Roman" w:cs="Times New Roman"/>
          <w:sz w:val="27"/>
          <w:szCs w:val="27"/>
        </w:rPr>
        <w:t xml:space="preserve">());".  The coding used when the "if loop' is correct, includes creating a reminder block, setting </w:t>
      </w:r>
      <w:proofErr w:type="gramStart"/>
      <w:r>
        <w:rPr>
          <w:rFonts w:ascii="Times New Roman" w:eastAsia="Times New Roman" w:hAnsi="Times New Roman" w:cs="Times New Roman"/>
          <w:sz w:val="27"/>
          <w:szCs w:val="27"/>
        </w:rPr>
        <w:t>user name</w:t>
      </w:r>
      <w:proofErr w:type="gramEnd"/>
      <w:r>
        <w:rPr>
          <w:rFonts w:ascii="Times New Roman" w:eastAsia="Times New Roman" w:hAnsi="Times New Roman" w:cs="Times New Roman"/>
          <w:sz w:val="27"/>
          <w:szCs w:val="27"/>
        </w:rPr>
        <w:t xml:space="preserve"> behind welcome in home page, close sign in page and open home page. </w:t>
      </w:r>
    </w:p>
    <w:p w14:paraId="59916D57" w14:textId="77777777" w:rsidR="00166251" w:rsidRDefault="00166251">
      <w:pPr>
        <w:spacing w:line="259" w:lineRule="auto"/>
        <w:jc w:val="both"/>
        <w:rPr>
          <w:rFonts w:ascii="Times New Roman" w:eastAsia="Times New Roman" w:hAnsi="Times New Roman" w:cs="Times New Roman"/>
          <w:sz w:val="27"/>
          <w:szCs w:val="27"/>
        </w:rPr>
      </w:pPr>
    </w:p>
    <w:p w14:paraId="3B1C90C0" w14:textId="63DC2BD0" w:rsidR="00166251" w:rsidRDefault="0055601C">
      <w:pPr>
        <w:spacing w:line="259" w:lineRule="auto"/>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The else code following the "if loop" includes codes when incorrect, and they are setting </w:t>
      </w:r>
      <w:proofErr w:type="gramStart"/>
      <w:r>
        <w:rPr>
          <w:rFonts w:ascii="Times New Roman" w:eastAsia="Times New Roman" w:hAnsi="Times New Roman" w:cs="Times New Roman"/>
          <w:sz w:val="27"/>
          <w:szCs w:val="27"/>
        </w:rPr>
        <w:t>user name</w:t>
      </w:r>
      <w:proofErr w:type="gramEnd"/>
      <w:r>
        <w:rPr>
          <w:rFonts w:ascii="Times New Roman" w:eastAsia="Times New Roman" w:hAnsi="Times New Roman" w:cs="Times New Roman"/>
          <w:sz w:val="27"/>
          <w:szCs w:val="27"/>
        </w:rPr>
        <w:t xml:space="preserve"> text to null and password text to null. The java coding for the development of the sign-in page of the app includes creating a back button that includes close sign in page,</w:t>
      </w:r>
      <w:r w:rsidR="00D97EE4">
        <w:rPr>
          <w:rFonts w:ascii="Times New Roman" w:eastAsia="Times New Roman" w:hAnsi="Times New Roman" w:cs="Times New Roman"/>
          <w:sz w:val="27"/>
          <w:szCs w:val="27"/>
        </w:rPr>
        <w:t xml:space="preserve"> </w:t>
      </w:r>
      <w:r>
        <w:rPr>
          <w:rFonts w:ascii="Times New Roman" w:eastAsia="Times New Roman" w:hAnsi="Times New Roman" w:cs="Times New Roman"/>
          <w:sz w:val="27"/>
          <w:szCs w:val="27"/>
        </w:rPr>
        <w:t xml:space="preserve">open account page, set </w:t>
      </w:r>
      <w:proofErr w:type="gramStart"/>
      <w:r>
        <w:rPr>
          <w:rFonts w:ascii="Times New Roman" w:eastAsia="Times New Roman" w:hAnsi="Times New Roman" w:cs="Times New Roman"/>
          <w:sz w:val="27"/>
          <w:szCs w:val="27"/>
        </w:rPr>
        <w:t>user name</w:t>
      </w:r>
      <w:proofErr w:type="gramEnd"/>
      <w:r>
        <w:rPr>
          <w:rFonts w:ascii="Times New Roman" w:eastAsia="Times New Roman" w:hAnsi="Times New Roman" w:cs="Times New Roman"/>
          <w:sz w:val="27"/>
          <w:szCs w:val="27"/>
        </w:rPr>
        <w:t xml:space="preserve"> text to null and finally set password text to null.</w:t>
      </w:r>
    </w:p>
    <w:p w14:paraId="51E9F00A" w14:textId="77777777" w:rsidR="00166251" w:rsidRDefault="00166251">
      <w:pPr>
        <w:spacing w:line="259" w:lineRule="auto"/>
        <w:jc w:val="both"/>
        <w:rPr>
          <w:rFonts w:ascii="Times New Roman" w:eastAsia="Times New Roman" w:hAnsi="Times New Roman" w:cs="Times New Roman"/>
          <w:sz w:val="27"/>
          <w:szCs w:val="27"/>
        </w:rPr>
      </w:pPr>
    </w:p>
    <w:p w14:paraId="16AA84C1" w14:textId="77777777" w:rsidR="00166251" w:rsidRPr="00C674A3" w:rsidRDefault="0055601C" w:rsidP="0090775F">
      <w:pPr>
        <w:pStyle w:val="Heading1"/>
        <w:jc w:val="center"/>
        <w:rPr>
          <w:b/>
          <w:bCs/>
          <w:sz w:val="36"/>
          <w:szCs w:val="36"/>
        </w:rPr>
      </w:pPr>
      <w:bookmarkStart w:id="7" w:name="_Toc85390049"/>
      <w:r w:rsidRPr="00C674A3">
        <w:rPr>
          <w:b/>
          <w:bCs/>
          <w:sz w:val="36"/>
          <w:szCs w:val="36"/>
        </w:rPr>
        <w:t>Sign-Up</w:t>
      </w:r>
      <w:bookmarkEnd w:id="7"/>
    </w:p>
    <w:p w14:paraId="26B3A0C7" w14:textId="77777777" w:rsidR="00166251" w:rsidRPr="00C674A3" w:rsidRDefault="00166251">
      <w:pPr>
        <w:spacing w:line="259" w:lineRule="auto"/>
        <w:jc w:val="center"/>
        <w:rPr>
          <w:rFonts w:ascii="Times New Roman" w:eastAsia="Times New Roman" w:hAnsi="Times New Roman" w:cs="Times New Roman"/>
          <w:b/>
          <w:sz w:val="32"/>
          <w:szCs w:val="32"/>
        </w:rPr>
      </w:pPr>
    </w:p>
    <w:p w14:paraId="542BC2C4" w14:textId="64FECD11" w:rsidR="00166251" w:rsidRDefault="0055601C">
      <w:pPr>
        <w:spacing w:line="259" w:lineRule="auto"/>
        <w:jc w:val="both"/>
        <w:rPr>
          <w:rFonts w:ascii="Times New Roman" w:eastAsia="Times New Roman" w:hAnsi="Times New Roman" w:cs="Times New Roman"/>
          <w:b/>
          <w:sz w:val="32"/>
          <w:szCs w:val="32"/>
        </w:rPr>
      </w:pPr>
      <w:r>
        <w:rPr>
          <w:rFonts w:ascii="Times New Roman" w:eastAsia="Times New Roman" w:hAnsi="Times New Roman" w:cs="Times New Roman"/>
          <w:sz w:val="27"/>
          <w:szCs w:val="27"/>
        </w:rPr>
        <w:t xml:space="preserve">The sign-up page of the app enables users for information input </w:t>
      </w:r>
      <w:r w:rsidR="00233BBC">
        <w:rPr>
          <w:rFonts w:ascii="Times New Roman" w:eastAsia="Times New Roman" w:hAnsi="Times New Roman" w:cs="Times New Roman"/>
          <w:sz w:val="27"/>
          <w:szCs w:val="27"/>
        </w:rPr>
        <w:t>i.e. For</w:t>
      </w:r>
      <w:r>
        <w:rPr>
          <w:rFonts w:ascii="Times New Roman" w:eastAsia="Times New Roman" w:hAnsi="Times New Roman" w:cs="Times New Roman"/>
          <w:sz w:val="27"/>
          <w:szCs w:val="27"/>
        </w:rPr>
        <w:t xml:space="preserve"> the Username, </w:t>
      </w:r>
      <w:proofErr w:type="gramStart"/>
      <w:r>
        <w:rPr>
          <w:rFonts w:ascii="Times New Roman" w:eastAsia="Times New Roman" w:hAnsi="Times New Roman" w:cs="Times New Roman"/>
          <w:sz w:val="27"/>
          <w:szCs w:val="27"/>
        </w:rPr>
        <w:t>password</w:t>
      </w:r>
      <w:proofErr w:type="gramEnd"/>
      <w:r>
        <w:rPr>
          <w:rFonts w:ascii="Times New Roman" w:eastAsia="Times New Roman" w:hAnsi="Times New Roman" w:cs="Times New Roman"/>
          <w:sz w:val="27"/>
          <w:szCs w:val="27"/>
        </w:rPr>
        <w:t xml:space="preserve"> and name, and also means that users need to </w:t>
      </w:r>
      <w:r w:rsidR="00233BBC">
        <w:rPr>
          <w:rFonts w:ascii="Times New Roman" w:eastAsia="Times New Roman" w:hAnsi="Times New Roman" w:cs="Times New Roman"/>
          <w:sz w:val="27"/>
          <w:szCs w:val="27"/>
        </w:rPr>
        <w:t>register with</w:t>
      </w:r>
      <w:r>
        <w:rPr>
          <w:rFonts w:ascii="Times New Roman" w:eastAsia="Times New Roman" w:hAnsi="Times New Roman" w:cs="Times New Roman"/>
          <w:sz w:val="27"/>
          <w:szCs w:val="27"/>
        </w:rPr>
        <w:t xml:space="preserve"> the username of their choice, password and their name. Therefore, to illustrate this more clearly, we used a screen capture of the sign-up page of the app and the overall java codes used for creating the sign-up page of the app.</w:t>
      </w:r>
    </w:p>
    <w:p w14:paraId="2DDBB631" w14:textId="77777777" w:rsidR="00166251" w:rsidRDefault="0055601C">
      <w:pPr>
        <w:spacing w:line="259"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lastRenderedPageBreak/>
        <w:drawing>
          <wp:inline distT="114300" distB="114300" distL="114300" distR="114300" wp14:anchorId="46688C10" wp14:editId="33D20D6B">
            <wp:extent cx="3479963" cy="1959307"/>
            <wp:effectExtent l="0" t="0" r="0" b="0"/>
            <wp:docPr id="101" name="image78.jpg"/>
            <wp:cNvGraphicFramePr/>
            <a:graphic xmlns:a="http://schemas.openxmlformats.org/drawingml/2006/main">
              <a:graphicData uri="http://schemas.openxmlformats.org/drawingml/2006/picture">
                <pic:pic xmlns:pic="http://schemas.openxmlformats.org/drawingml/2006/picture">
                  <pic:nvPicPr>
                    <pic:cNvPr id="0" name="image78.jpg"/>
                    <pic:cNvPicPr preferRelativeResize="0"/>
                  </pic:nvPicPr>
                  <pic:blipFill>
                    <a:blip r:embed="rId63"/>
                    <a:srcRect/>
                    <a:stretch>
                      <a:fillRect/>
                    </a:stretch>
                  </pic:blipFill>
                  <pic:spPr>
                    <a:xfrm>
                      <a:off x="0" y="0"/>
                      <a:ext cx="3479963" cy="1959307"/>
                    </a:xfrm>
                    <a:prstGeom prst="rect">
                      <a:avLst/>
                    </a:prstGeom>
                    <a:ln/>
                  </pic:spPr>
                </pic:pic>
              </a:graphicData>
            </a:graphic>
          </wp:inline>
        </w:drawing>
      </w:r>
    </w:p>
    <w:p w14:paraId="60E9393C" w14:textId="77777777" w:rsidR="00166251" w:rsidRDefault="00166251">
      <w:pPr>
        <w:spacing w:line="259" w:lineRule="auto"/>
        <w:jc w:val="center"/>
        <w:rPr>
          <w:rFonts w:ascii="Times New Roman" w:eastAsia="Times New Roman" w:hAnsi="Times New Roman" w:cs="Times New Roman"/>
          <w:b/>
          <w:sz w:val="32"/>
          <w:szCs w:val="32"/>
        </w:rPr>
      </w:pPr>
    </w:p>
    <w:p w14:paraId="6E459EEA" w14:textId="1A47938B" w:rsidR="00166251" w:rsidRDefault="0055601C">
      <w:pPr>
        <w:spacing w:line="259" w:lineRule="auto"/>
        <w:jc w:val="center"/>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Figure 13: Screen capture of </w:t>
      </w:r>
      <w:r w:rsidR="00233BBC">
        <w:rPr>
          <w:rFonts w:ascii="Times New Roman" w:eastAsia="Times New Roman" w:hAnsi="Times New Roman" w:cs="Times New Roman"/>
          <w:sz w:val="27"/>
          <w:szCs w:val="27"/>
        </w:rPr>
        <w:t>Sign-Up</w:t>
      </w:r>
      <w:r>
        <w:rPr>
          <w:rFonts w:ascii="Times New Roman" w:eastAsia="Times New Roman" w:hAnsi="Times New Roman" w:cs="Times New Roman"/>
          <w:sz w:val="27"/>
          <w:szCs w:val="27"/>
        </w:rPr>
        <w:t xml:space="preserve"> page of the app</w:t>
      </w:r>
    </w:p>
    <w:p w14:paraId="7FEE7B54" w14:textId="77777777" w:rsidR="00166251" w:rsidRDefault="00166251">
      <w:pPr>
        <w:spacing w:line="259" w:lineRule="auto"/>
        <w:jc w:val="center"/>
        <w:rPr>
          <w:rFonts w:ascii="Times New Roman" w:eastAsia="Times New Roman" w:hAnsi="Times New Roman" w:cs="Times New Roman"/>
          <w:sz w:val="27"/>
          <w:szCs w:val="27"/>
        </w:rPr>
      </w:pPr>
    </w:p>
    <w:p w14:paraId="7AFE3D53" w14:textId="77777777" w:rsidR="00166251" w:rsidRDefault="0055601C">
      <w:pPr>
        <w:spacing w:line="259" w:lineRule="auto"/>
        <w:jc w:val="center"/>
        <w:rPr>
          <w:rFonts w:ascii="Times New Roman" w:eastAsia="Times New Roman" w:hAnsi="Times New Roman" w:cs="Times New Roman"/>
          <w:sz w:val="27"/>
          <w:szCs w:val="27"/>
        </w:rPr>
      </w:pPr>
      <w:r>
        <w:rPr>
          <w:rFonts w:ascii="Times New Roman" w:eastAsia="Times New Roman" w:hAnsi="Times New Roman" w:cs="Times New Roman"/>
          <w:noProof/>
          <w:sz w:val="27"/>
          <w:szCs w:val="27"/>
        </w:rPr>
        <w:drawing>
          <wp:inline distT="114300" distB="114300" distL="114300" distR="114300" wp14:anchorId="1C597FEA" wp14:editId="308CF6C5">
            <wp:extent cx="2979900" cy="3392262"/>
            <wp:effectExtent l="0" t="0" r="0" b="0"/>
            <wp:docPr id="102"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64"/>
                    <a:srcRect/>
                    <a:stretch>
                      <a:fillRect/>
                    </a:stretch>
                  </pic:blipFill>
                  <pic:spPr>
                    <a:xfrm>
                      <a:off x="0" y="0"/>
                      <a:ext cx="2979900" cy="3392262"/>
                    </a:xfrm>
                    <a:prstGeom prst="rect">
                      <a:avLst/>
                    </a:prstGeom>
                    <a:ln/>
                  </pic:spPr>
                </pic:pic>
              </a:graphicData>
            </a:graphic>
          </wp:inline>
        </w:drawing>
      </w:r>
    </w:p>
    <w:p w14:paraId="06838414" w14:textId="77777777" w:rsidR="00166251" w:rsidRDefault="00166251">
      <w:pPr>
        <w:spacing w:line="259" w:lineRule="auto"/>
        <w:jc w:val="center"/>
        <w:rPr>
          <w:rFonts w:ascii="Times New Roman" w:eastAsia="Times New Roman" w:hAnsi="Times New Roman" w:cs="Times New Roman"/>
          <w:sz w:val="27"/>
          <w:szCs w:val="27"/>
        </w:rPr>
      </w:pPr>
    </w:p>
    <w:p w14:paraId="7E6EAE88" w14:textId="77777777" w:rsidR="00166251" w:rsidRDefault="0055601C">
      <w:pPr>
        <w:spacing w:line="259" w:lineRule="auto"/>
        <w:jc w:val="center"/>
        <w:rPr>
          <w:rFonts w:ascii="Times New Roman" w:eastAsia="Times New Roman" w:hAnsi="Times New Roman" w:cs="Times New Roman"/>
          <w:sz w:val="27"/>
          <w:szCs w:val="27"/>
        </w:rPr>
      </w:pPr>
      <w:r>
        <w:rPr>
          <w:rFonts w:ascii="Times New Roman" w:eastAsia="Times New Roman" w:hAnsi="Times New Roman" w:cs="Times New Roman"/>
          <w:noProof/>
          <w:sz w:val="27"/>
          <w:szCs w:val="27"/>
        </w:rPr>
        <w:drawing>
          <wp:inline distT="114300" distB="114300" distL="114300" distR="114300" wp14:anchorId="2AE3B756" wp14:editId="7CFD3AED">
            <wp:extent cx="4369500" cy="1371600"/>
            <wp:effectExtent l="0" t="0" r="0" b="0"/>
            <wp:docPr id="103"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65"/>
                    <a:srcRect r="52214" b="54574"/>
                    <a:stretch>
                      <a:fillRect/>
                    </a:stretch>
                  </pic:blipFill>
                  <pic:spPr>
                    <a:xfrm>
                      <a:off x="0" y="0"/>
                      <a:ext cx="4369500" cy="1371600"/>
                    </a:xfrm>
                    <a:prstGeom prst="rect">
                      <a:avLst/>
                    </a:prstGeom>
                    <a:ln/>
                  </pic:spPr>
                </pic:pic>
              </a:graphicData>
            </a:graphic>
          </wp:inline>
        </w:drawing>
      </w:r>
    </w:p>
    <w:p w14:paraId="772A8B3E" w14:textId="77777777" w:rsidR="00166251" w:rsidRDefault="00166251">
      <w:pPr>
        <w:spacing w:line="259" w:lineRule="auto"/>
        <w:jc w:val="center"/>
        <w:rPr>
          <w:rFonts w:ascii="Times New Roman" w:eastAsia="Times New Roman" w:hAnsi="Times New Roman" w:cs="Times New Roman"/>
          <w:sz w:val="27"/>
          <w:szCs w:val="27"/>
        </w:rPr>
      </w:pPr>
    </w:p>
    <w:p w14:paraId="362CC2D5" w14:textId="1903A289" w:rsidR="00166251" w:rsidRDefault="0055601C">
      <w:pPr>
        <w:spacing w:line="259" w:lineRule="auto"/>
        <w:jc w:val="both"/>
        <w:rPr>
          <w:rFonts w:ascii="Times New Roman" w:eastAsia="Times New Roman" w:hAnsi="Times New Roman" w:cs="Times New Roman"/>
          <w:sz w:val="27"/>
          <w:szCs w:val="27"/>
        </w:rPr>
        <w:sectPr w:rsidR="00166251">
          <w:pgSz w:w="11909" w:h="16834"/>
          <w:pgMar w:top="1440" w:right="1440" w:bottom="1440" w:left="1440" w:header="720" w:footer="720" w:gutter="0"/>
          <w:cols w:space="720"/>
        </w:sectPr>
      </w:pPr>
      <w:r>
        <w:rPr>
          <w:rFonts w:ascii="Times New Roman" w:eastAsia="Times New Roman" w:hAnsi="Times New Roman" w:cs="Times New Roman"/>
          <w:sz w:val="27"/>
          <w:szCs w:val="27"/>
        </w:rPr>
        <w:t xml:space="preserve">The java codes used for creating the sign-up page of the app includes create variable stored </w:t>
      </w:r>
      <w:proofErr w:type="gramStart"/>
      <w:r>
        <w:rPr>
          <w:rFonts w:ascii="Times New Roman" w:eastAsia="Times New Roman" w:hAnsi="Times New Roman" w:cs="Times New Roman"/>
          <w:sz w:val="27"/>
          <w:szCs w:val="27"/>
        </w:rPr>
        <w:t xml:space="preserve">user </w:t>
      </w:r>
      <w:r w:rsidR="00233BBC">
        <w:rPr>
          <w:rFonts w:ascii="Times New Roman" w:eastAsia="Times New Roman" w:hAnsi="Times New Roman" w:cs="Times New Roman"/>
          <w:sz w:val="27"/>
          <w:szCs w:val="27"/>
        </w:rPr>
        <w:t>name</w:t>
      </w:r>
      <w:proofErr w:type="gramEnd"/>
      <w:r w:rsidR="00233BBC">
        <w:rPr>
          <w:rFonts w:ascii="Times New Roman" w:eastAsia="Times New Roman" w:hAnsi="Times New Roman" w:cs="Times New Roman"/>
          <w:sz w:val="27"/>
          <w:szCs w:val="27"/>
        </w:rPr>
        <w:t>, create</w:t>
      </w:r>
      <w:r>
        <w:rPr>
          <w:rFonts w:ascii="Times New Roman" w:eastAsia="Times New Roman" w:hAnsi="Times New Roman" w:cs="Times New Roman"/>
          <w:sz w:val="27"/>
          <w:szCs w:val="27"/>
        </w:rPr>
        <w:t xml:space="preserve"> variable stored first name, create variable stored password and create back button.</w:t>
      </w:r>
    </w:p>
    <w:sdt>
      <w:sdtPr>
        <w:tag w:val="goog_rdk_1"/>
        <w:id w:val="-451784149"/>
      </w:sdtPr>
      <w:sdtContent>
        <w:p w14:paraId="6E3B4236" w14:textId="77777777" w:rsidR="00166251" w:rsidRDefault="0055601C">
          <w:pPr>
            <w:spacing w:line="259" w:lineRule="auto"/>
            <w:jc w:val="center"/>
            <w:rPr>
              <w:ins w:id="8" w:author="Fardina Kabir" w:date="2021-10-16T20:31:00Z"/>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19CA8A64" wp14:editId="0A2BCE36">
                <wp:extent cx="10332000" cy="1028700"/>
                <wp:effectExtent l="0" t="0" r="0" b="0"/>
                <wp:docPr id="104"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66"/>
                        <a:srcRect/>
                        <a:stretch>
                          <a:fillRect/>
                        </a:stretch>
                      </pic:blipFill>
                      <pic:spPr>
                        <a:xfrm>
                          <a:off x="0" y="0"/>
                          <a:ext cx="10332000" cy="1028700"/>
                        </a:xfrm>
                        <a:prstGeom prst="rect">
                          <a:avLst/>
                        </a:prstGeom>
                        <a:ln/>
                      </pic:spPr>
                    </pic:pic>
                  </a:graphicData>
                </a:graphic>
              </wp:inline>
            </w:drawing>
          </w:r>
          <w:sdt>
            <w:sdtPr>
              <w:tag w:val="goog_rdk_0"/>
              <w:id w:val="1590275386"/>
            </w:sdtPr>
            <w:sdtContent/>
          </w:sdt>
        </w:p>
      </w:sdtContent>
    </w:sdt>
    <w:p w14:paraId="726813D7" w14:textId="77777777" w:rsidR="00166251" w:rsidRDefault="0055601C">
      <w:pPr>
        <w:spacing w:line="259"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4D92A3B7" wp14:editId="0D9F82DE">
            <wp:extent cx="8489250" cy="400050"/>
            <wp:effectExtent l="0" t="0" r="0" b="0"/>
            <wp:docPr id="5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7"/>
                    <a:srcRect l="971" t="20000" b="33333"/>
                    <a:stretch>
                      <a:fillRect/>
                    </a:stretch>
                  </pic:blipFill>
                  <pic:spPr>
                    <a:xfrm>
                      <a:off x="0" y="0"/>
                      <a:ext cx="8489250" cy="400050"/>
                    </a:xfrm>
                    <a:prstGeom prst="rect">
                      <a:avLst/>
                    </a:prstGeom>
                    <a:ln/>
                  </pic:spPr>
                </pic:pic>
              </a:graphicData>
            </a:graphic>
          </wp:inline>
        </w:drawing>
      </w:r>
    </w:p>
    <w:p w14:paraId="1DCE139F" w14:textId="77777777" w:rsidR="00166251" w:rsidRDefault="0055601C">
      <w:pPr>
        <w:spacing w:line="259"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3B6C3AE4" wp14:editId="421C182A">
            <wp:extent cx="3988500" cy="1692637"/>
            <wp:effectExtent l="0" t="0" r="0" b="0"/>
            <wp:docPr id="99"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65"/>
                    <a:srcRect l="6705" t="57275" r="52431"/>
                    <a:stretch>
                      <a:fillRect/>
                    </a:stretch>
                  </pic:blipFill>
                  <pic:spPr>
                    <a:xfrm>
                      <a:off x="0" y="0"/>
                      <a:ext cx="3988500" cy="1692637"/>
                    </a:xfrm>
                    <a:prstGeom prst="rect">
                      <a:avLst/>
                    </a:prstGeom>
                    <a:ln/>
                  </pic:spPr>
                </pic:pic>
              </a:graphicData>
            </a:graphic>
          </wp:inline>
        </w:drawing>
      </w:r>
    </w:p>
    <w:p w14:paraId="05D37FA0" w14:textId="77777777" w:rsidR="00166251" w:rsidRDefault="0055601C">
      <w:pPr>
        <w:spacing w:line="259" w:lineRule="auto"/>
        <w:jc w:val="center"/>
        <w:rPr>
          <w:rFonts w:ascii="Times New Roman" w:eastAsia="Times New Roman" w:hAnsi="Times New Roman" w:cs="Times New Roman"/>
          <w:sz w:val="27"/>
          <w:szCs w:val="27"/>
        </w:rPr>
      </w:pPr>
      <w:r>
        <w:rPr>
          <w:rFonts w:ascii="Times New Roman" w:eastAsia="Times New Roman" w:hAnsi="Times New Roman" w:cs="Times New Roman"/>
          <w:sz w:val="27"/>
          <w:szCs w:val="27"/>
        </w:rPr>
        <w:t>Figure 14: Java codes for the development of the Sign-in page</w:t>
      </w:r>
    </w:p>
    <w:p w14:paraId="1DD3CDD5" w14:textId="77777777" w:rsidR="00166251" w:rsidRDefault="00166251">
      <w:pPr>
        <w:spacing w:line="259" w:lineRule="auto"/>
        <w:jc w:val="center"/>
        <w:rPr>
          <w:rFonts w:ascii="Times New Roman" w:eastAsia="Times New Roman" w:hAnsi="Times New Roman" w:cs="Times New Roman"/>
          <w:sz w:val="27"/>
          <w:szCs w:val="27"/>
        </w:rPr>
      </w:pPr>
    </w:p>
    <w:p w14:paraId="618C1A67" w14:textId="77777777" w:rsidR="00166251" w:rsidRDefault="00166251">
      <w:pPr>
        <w:spacing w:line="259" w:lineRule="auto"/>
        <w:jc w:val="center"/>
        <w:rPr>
          <w:rFonts w:ascii="Times New Roman" w:eastAsia="Times New Roman" w:hAnsi="Times New Roman" w:cs="Times New Roman"/>
          <w:sz w:val="27"/>
          <w:szCs w:val="27"/>
        </w:rPr>
      </w:pPr>
    </w:p>
    <w:p w14:paraId="56DDB9D5" w14:textId="728FFA4C" w:rsidR="00166251" w:rsidRDefault="0055601C" w:rsidP="00233BBC">
      <w:pPr>
        <w:spacing w:line="360" w:lineRule="auto"/>
        <w:jc w:val="both"/>
        <w:rPr>
          <w:rFonts w:ascii="Times New Roman" w:eastAsia="Times New Roman" w:hAnsi="Times New Roman" w:cs="Times New Roman"/>
          <w:sz w:val="27"/>
          <w:szCs w:val="27"/>
        </w:rPr>
        <w:sectPr w:rsidR="00166251">
          <w:pgSz w:w="16834" w:h="11909" w:orient="landscape"/>
          <w:pgMar w:top="1440" w:right="283" w:bottom="1440" w:left="283" w:header="720" w:footer="720" w:gutter="0"/>
          <w:cols w:space="720"/>
        </w:sectPr>
      </w:pPr>
      <w:r>
        <w:rPr>
          <w:rFonts w:ascii="Times New Roman" w:eastAsia="Times New Roman" w:hAnsi="Times New Roman" w:cs="Times New Roman"/>
          <w:sz w:val="27"/>
          <w:szCs w:val="27"/>
        </w:rPr>
        <w:t xml:space="preserve">The coding for the create back button includes close </w:t>
      </w:r>
      <w:r w:rsidR="00233BBC">
        <w:rPr>
          <w:rFonts w:ascii="Times New Roman" w:eastAsia="Times New Roman" w:hAnsi="Times New Roman" w:cs="Times New Roman"/>
          <w:sz w:val="27"/>
          <w:szCs w:val="27"/>
        </w:rPr>
        <w:t>sign-up</w:t>
      </w:r>
      <w:r>
        <w:rPr>
          <w:rFonts w:ascii="Times New Roman" w:eastAsia="Times New Roman" w:hAnsi="Times New Roman" w:cs="Times New Roman"/>
          <w:sz w:val="27"/>
          <w:szCs w:val="27"/>
        </w:rPr>
        <w:t xml:space="preserve"> </w:t>
      </w:r>
      <w:r w:rsidR="00233BBC">
        <w:rPr>
          <w:rFonts w:ascii="Times New Roman" w:eastAsia="Times New Roman" w:hAnsi="Times New Roman" w:cs="Times New Roman"/>
          <w:sz w:val="27"/>
          <w:szCs w:val="27"/>
        </w:rPr>
        <w:t>page, open</w:t>
      </w:r>
      <w:r>
        <w:rPr>
          <w:rFonts w:ascii="Times New Roman" w:eastAsia="Times New Roman" w:hAnsi="Times New Roman" w:cs="Times New Roman"/>
          <w:sz w:val="27"/>
          <w:szCs w:val="27"/>
        </w:rPr>
        <w:t xml:space="preserve"> account </w:t>
      </w:r>
      <w:r w:rsidR="00233BBC">
        <w:rPr>
          <w:rFonts w:ascii="Times New Roman" w:eastAsia="Times New Roman" w:hAnsi="Times New Roman" w:cs="Times New Roman"/>
          <w:sz w:val="27"/>
          <w:szCs w:val="27"/>
        </w:rPr>
        <w:t>page, set</w:t>
      </w:r>
      <w:r>
        <w:rPr>
          <w:rFonts w:ascii="Times New Roman" w:eastAsia="Times New Roman" w:hAnsi="Times New Roman" w:cs="Times New Roman"/>
          <w:sz w:val="27"/>
          <w:szCs w:val="27"/>
        </w:rPr>
        <w:t xml:space="preserve"> </w:t>
      </w:r>
      <w:proofErr w:type="gramStart"/>
      <w:r>
        <w:rPr>
          <w:rFonts w:ascii="Times New Roman" w:eastAsia="Times New Roman" w:hAnsi="Times New Roman" w:cs="Times New Roman"/>
          <w:sz w:val="27"/>
          <w:szCs w:val="27"/>
        </w:rPr>
        <w:t>user name</w:t>
      </w:r>
      <w:proofErr w:type="gramEnd"/>
      <w:r>
        <w:rPr>
          <w:rFonts w:ascii="Times New Roman" w:eastAsia="Times New Roman" w:hAnsi="Times New Roman" w:cs="Times New Roman"/>
          <w:sz w:val="27"/>
          <w:szCs w:val="27"/>
        </w:rPr>
        <w:t xml:space="preserve"> text to </w:t>
      </w:r>
      <w:r w:rsidR="00233BBC">
        <w:rPr>
          <w:rFonts w:ascii="Times New Roman" w:eastAsia="Times New Roman" w:hAnsi="Times New Roman" w:cs="Times New Roman"/>
          <w:sz w:val="27"/>
          <w:szCs w:val="27"/>
        </w:rPr>
        <w:t>null, set</w:t>
      </w:r>
      <w:r>
        <w:rPr>
          <w:rFonts w:ascii="Times New Roman" w:eastAsia="Times New Roman" w:hAnsi="Times New Roman" w:cs="Times New Roman"/>
          <w:sz w:val="27"/>
          <w:szCs w:val="27"/>
        </w:rPr>
        <w:t xml:space="preserve"> name text to null and set password text to </w:t>
      </w:r>
      <w:r w:rsidR="00233BBC">
        <w:rPr>
          <w:rFonts w:ascii="Times New Roman" w:eastAsia="Times New Roman" w:hAnsi="Times New Roman" w:cs="Times New Roman"/>
          <w:sz w:val="27"/>
          <w:szCs w:val="27"/>
        </w:rPr>
        <w:t>null. The</w:t>
      </w:r>
      <w:r>
        <w:rPr>
          <w:rFonts w:ascii="Times New Roman" w:eastAsia="Times New Roman" w:hAnsi="Times New Roman" w:cs="Times New Roman"/>
          <w:sz w:val="27"/>
          <w:szCs w:val="27"/>
        </w:rPr>
        <w:t xml:space="preserve"> java code used for creating the sign-up page of the app includes a create sign up button as well </w:t>
      </w:r>
      <w:r w:rsidR="00233BBC">
        <w:rPr>
          <w:rFonts w:ascii="Times New Roman" w:eastAsia="Times New Roman" w:hAnsi="Times New Roman" w:cs="Times New Roman"/>
          <w:sz w:val="27"/>
          <w:szCs w:val="27"/>
        </w:rPr>
        <w:t>that includes</w:t>
      </w:r>
      <w:r>
        <w:rPr>
          <w:rFonts w:ascii="Times New Roman" w:eastAsia="Times New Roman" w:hAnsi="Times New Roman" w:cs="Times New Roman"/>
          <w:sz w:val="27"/>
          <w:szCs w:val="27"/>
        </w:rPr>
        <w:t xml:space="preserve"> creating a variable stored password inputted and converted to String. There is a try loop for creating variable stored insert statements that needs coding </w:t>
      </w:r>
      <w:r w:rsidR="00233BBC">
        <w:rPr>
          <w:rFonts w:ascii="Times New Roman" w:eastAsia="Times New Roman" w:hAnsi="Times New Roman" w:cs="Times New Roman"/>
          <w:sz w:val="27"/>
          <w:szCs w:val="27"/>
        </w:rPr>
        <w:t>for, run</w:t>
      </w:r>
      <w:r>
        <w:rPr>
          <w:rFonts w:ascii="Times New Roman" w:eastAsia="Times New Roman" w:hAnsi="Times New Roman" w:cs="Times New Roman"/>
          <w:sz w:val="27"/>
          <w:szCs w:val="27"/>
        </w:rPr>
        <w:t xml:space="preserve"> insert </w:t>
      </w:r>
      <w:r w:rsidR="00233BBC">
        <w:rPr>
          <w:rFonts w:ascii="Times New Roman" w:eastAsia="Times New Roman" w:hAnsi="Times New Roman" w:cs="Times New Roman"/>
          <w:sz w:val="27"/>
          <w:szCs w:val="27"/>
        </w:rPr>
        <w:t>statements, close</w:t>
      </w:r>
      <w:r>
        <w:rPr>
          <w:rFonts w:ascii="Times New Roman" w:eastAsia="Times New Roman" w:hAnsi="Times New Roman" w:cs="Times New Roman"/>
          <w:sz w:val="27"/>
          <w:szCs w:val="27"/>
        </w:rPr>
        <w:t xml:space="preserve"> </w:t>
      </w:r>
      <w:r w:rsidR="00233BBC">
        <w:rPr>
          <w:rFonts w:ascii="Times New Roman" w:eastAsia="Times New Roman" w:hAnsi="Times New Roman" w:cs="Times New Roman"/>
          <w:sz w:val="27"/>
          <w:szCs w:val="27"/>
        </w:rPr>
        <w:t>sign-up</w:t>
      </w:r>
      <w:r>
        <w:rPr>
          <w:rFonts w:ascii="Times New Roman" w:eastAsia="Times New Roman" w:hAnsi="Times New Roman" w:cs="Times New Roman"/>
          <w:sz w:val="27"/>
          <w:szCs w:val="27"/>
        </w:rPr>
        <w:t xml:space="preserve"> page, open account page, set </w:t>
      </w:r>
      <w:proofErr w:type="gramStart"/>
      <w:r>
        <w:rPr>
          <w:rFonts w:ascii="Times New Roman" w:eastAsia="Times New Roman" w:hAnsi="Times New Roman" w:cs="Times New Roman"/>
          <w:sz w:val="27"/>
          <w:szCs w:val="27"/>
        </w:rPr>
        <w:t>user name</w:t>
      </w:r>
      <w:proofErr w:type="gramEnd"/>
      <w:r>
        <w:rPr>
          <w:rFonts w:ascii="Times New Roman" w:eastAsia="Times New Roman" w:hAnsi="Times New Roman" w:cs="Times New Roman"/>
          <w:sz w:val="27"/>
          <w:szCs w:val="27"/>
        </w:rPr>
        <w:t xml:space="preserve"> text to null, set name text to null and finally set password text to null.</w:t>
      </w:r>
    </w:p>
    <w:p w14:paraId="132F071C" w14:textId="0854986E" w:rsidR="00166251" w:rsidRPr="00941EA4" w:rsidRDefault="0055601C" w:rsidP="0090775F">
      <w:pPr>
        <w:pStyle w:val="Heading1"/>
        <w:jc w:val="center"/>
        <w:rPr>
          <w:b/>
          <w:bCs/>
          <w:sz w:val="36"/>
          <w:szCs w:val="36"/>
        </w:rPr>
      </w:pPr>
      <w:bookmarkStart w:id="9" w:name="_Toc85390050"/>
      <w:r w:rsidRPr="00941EA4">
        <w:rPr>
          <w:b/>
          <w:bCs/>
          <w:sz w:val="36"/>
          <w:szCs w:val="36"/>
        </w:rPr>
        <w:lastRenderedPageBreak/>
        <w:t>View</w:t>
      </w:r>
      <w:bookmarkEnd w:id="9"/>
    </w:p>
    <w:p w14:paraId="306865DD" w14:textId="77777777" w:rsidR="0090775F" w:rsidRPr="00941EA4" w:rsidRDefault="0090775F" w:rsidP="0090775F">
      <w:pPr>
        <w:rPr>
          <w:rFonts w:ascii="Times New Roman" w:hAnsi="Times New Roman" w:cs="Times New Roman"/>
          <w:sz w:val="32"/>
          <w:szCs w:val="32"/>
        </w:rPr>
      </w:pPr>
    </w:p>
    <w:p w14:paraId="0E3071C6" w14:textId="076EA283" w:rsidR="00166251" w:rsidRDefault="0055601C">
      <w:pPr>
        <w:spacing w:line="259" w:lineRule="auto"/>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The </w:t>
      </w:r>
      <w:r w:rsidR="003C398A">
        <w:rPr>
          <w:rFonts w:ascii="Times New Roman" w:eastAsia="Times New Roman" w:hAnsi="Times New Roman" w:cs="Times New Roman"/>
          <w:sz w:val="27"/>
          <w:szCs w:val="27"/>
        </w:rPr>
        <w:t>view page</w:t>
      </w:r>
      <w:r>
        <w:rPr>
          <w:rFonts w:ascii="Times New Roman" w:eastAsia="Times New Roman" w:hAnsi="Times New Roman" w:cs="Times New Roman"/>
          <w:sz w:val="27"/>
          <w:szCs w:val="27"/>
        </w:rPr>
        <w:t xml:space="preserve"> of the app enables users to show the appointments that they have created. The view page includes the create appointment, cancel appointment, and view appointment buttons as well. Therefore, to illustrate this more clearly, we used a screen capture of the view page of the app and the overall java codes used for creating </w:t>
      </w:r>
      <w:r w:rsidR="003C398A">
        <w:rPr>
          <w:rFonts w:ascii="Times New Roman" w:eastAsia="Times New Roman" w:hAnsi="Times New Roman" w:cs="Times New Roman"/>
          <w:sz w:val="27"/>
          <w:szCs w:val="27"/>
        </w:rPr>
        <w:t>the view</w:t>
      </w:r>
      <w:r>
        <w:rPr>
          <w:rFonts w:ascii="Times New Roman" w:eastAsia="Times New Roman" w:hAnsi="Times New Roman" w:cs="Times New Roman"/>
          <w:sz w:val="27"/>
          <w:szCs w:val="27"/>
        </w:rPr>
        <w:t xml:space="preserve"> up page.</w:t>
      </w:r>
    </w:p>
    <w:p w14:paraId="73898009" w14:textId="77777777" w:rsidR="00166251" w:rsidRDefault="00166251">
      <w:pPr>
        <w:spacing w:line="259" w:lineRule="auto"/>
        <w:jc w:val="both"/>
        <w:rPr>
          <w:rFonts w:ascii="Times New Roman" w:eastAsia="Times New Roman" w:hAnsi="Times New Roman" w:cs="Times New Roman"/>
          <w:sz w:val="27"/>
          <w:szCs w:val="27"/>
        </w:rPr>
      </w:pPr>
    </w:p>
    <w:p w14:paraId="7D01C191" w14:textId="77777777" w:rsidR="00166251" w:rsidRDefault="0055601C">
      <w:pPr>
        <w:spacing w:line="259" w:lineRule="auto"/>
        <w:jc w:val="center"/>
        <w:rPr>
          <w:rFonts w:ascii="Times New Roman" w:eastAsia="Times New Roman" w:hAnsi="Times New Roman" w:cs="Times New Roman"/>
          <w:sz w:val="27"/>
          <w:szCs w:val="27"/>
        </w:rPr>
      </w:pPr>
      <w:r>
        <w:rPr>
          <w:rFonts w:ascii="Times New Roman" w:eastAsia="Times New Roman" w:hAnsi="Times New Roman" w:cs="Times New Roman"/>
          <w:noProof/>
          <w:sz w:val="27"/>
          <w:szCs w:val="27"/>
        </w:rPr>
        <w:drawing>
          <wp:inline distT="114300" distB="114300" distL="114300" distR="114300" wp14:anchorId="4AD7ED35" wp14:editId="58B3DDF3">
            <wp:extent cx="4018125" cy="2265860"/>
            <wp:effectExtent l="0" t="0" r="0" b="0"/>
            <wp:docPr id="105" name="image83.jpg"/>
            <wp:cNvGraphicFramePr/>
            <a:graphic xmlns:a="http://schemas.openxmlformats.org/drawingml/2006/main">
              <a:graphicData uri="http://schemas.openxmlformats.org/drawingml/2006/picture">
                <pic:pic xmlns:pic="http://schemas.openxmlformats.org/drawingml/2006/picture">
                  <pic:nvPicPr>
                    <pic:cNvPr id="0" name="image83.jpg"/>
                    <pic:cNvPicPr preferRelativeResize="0"/>
                  </pic:nvPicPr>
                  <pic:blipFill>
                    <a:blip r:embed="rId68"/>
                    <a:srcRect/>
                    <a:stretch>
                      <a:fillRect/>
                    </a:stretch>
                  </pic:blipFill>
                  <pic:spPr>
                    <a:xfrm>
                      <a:off x="0" y="0"/>
                      <a:ext cx="4018125" cy="2265860"/>
                    </a:xfrm>
                    <a:prstGeom prst="rect">
                      <a:avLst/>
                    </a:prstGeom>
                    <a:ln/>
                  </pic:spPr>
                </pic:pic>
              </a:graphicData>
            </a:graphic>
          </wp:inline>
        </w:drawing>
      </w:r>
    </w:p>
    <w:p w14:paraId="476BD1E2" w14:textId="2E6711CB" w:rsidR="00166251" w:rsidRDefault="0055601C">
      <w:pPr>
        <w:spacing w:line="259" w:lineRule="auto"/>
        <w:jc w:val="center"/>
        <w:rPr>
          <w:rFonts w:ascii="Times New Roman" w:eastAsia="Times New Roman" w:hAnsi="Times New Roman" w:cs="Times New Roman"/>
          <w:sz w:val="27"/>
          <w:szCs w:val="27"/>
        </w:rPr>
      </w:pPr>
      <w:r>
        <w:rPr>
          <w:rFonts w:ascii="Times New Roman" w:eastAsia="Times New Roman" w:hAnsi="Times New Roman" w:cs="Times New Roman"/>
          <w:sz w:val="27"/>
          <w:szCs w:val="27"/>
        </w:rPr>
        <w:t>Figure 15: View page of the app</w:t>
      </w:r>
    </w:p>
    <w:p w14:paraId="0E5FAED6" w14:textId="77777777" w:rsidR="00166251" w:rsidRDefault="00166251">
      <w:pPr>
        <w:spacing w:line="259" w:lineRule="auto"/>
        <w:jc w:val="center"/>
        <w:rPr>
          <w:rFonts w:ascii="Times New Roman" w:eastAsia="Times New Roman" w:hAnsi="Times New Roman" w:cs="Times New Roman"/>
          <w:sz w:val="27"/>
          <w:szCs w:val="27"/>
        </w:rPr>
      </w:pPr>
    </w:p>
    <w:p w14:paraId="07C2F228" w14:textId="77777777" w:rsidR="00166251" w:rsidRDefault="0055601C">
      <w:pPr>
        <w:spacing w:line="259" w:lineRule="auto"/>
        <w:jc w:val="center"/>
        <w:rPr>
          <w:rFonts w:ascii="Times New Roman" w:eastAsia="Times New Roman" w:hAnsi="Times New Roman" w:cs="Times New Roman"/>
          <w:sz w:val="27"/>
          <w:szCs w:val="27"/>
        </w:rPr>
      </w:pPr>
      <w:r>
        <w:rPr>
          <w:rFonts w:ascii="Times New Roman" w:eastAsia="Times New Roman" w:hAnsi="Times New Roman" w:cs="Times New Roman"/>
          <w:noProof/>
          <w:sz w:val="27"/>
          <w:szCs w:val="27"/>
        </w:rPr>
        <w:lastRenderedPageBreak/>
        <w:drawing>
          <wp:inline distT="114300" distB="114300" distL="114300" distR="114300" wp14:anchorId="07568900" wp14:editId="1DD270B0">
            <wp:extent cx="6329093" cy="2786063"/>
            <wp:effectExtent l="0" t="0" r="0" b="0"/>
            <wp:docPr id="5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9"/>
                    <a:srcRect/>
                    <a:stretch>
                      <a:fillRect/>
                    </a:stretch>
                  </pic:blipFill>
                  <pic:spPr>
                    <a:xfrm>
                      <a:off x="0" y="0"/>
                      <a:ext cx="6329093" cy="2786063"/>
                    </a:xfrm>
                    <a:prstGeom prst="rect">
                      <a:avLst/>
                    </a:prstGeom>
                    <a:ln/>
                  </pic:spPr>
                </pic:pic>
              </a:graphicData>
            </a:graphic>
          </wp:inline>
        </w:drawing>
      </w:r>
      <w:r>
        <w:rPr>
          <w:rFonts w:ascii="Times New Roman" w:eastAsia="Times New Roman" w:hAnsi="Times New Roman" w:cs="Times New Roman"/>
          <w:noProof/>
          <w:sz w:val="27"/>
          <w:szCs w:val="27"/>
        </w:rPr>
        <w:drawing>
          <wp:inline distT="114300" distB="114300" distL="114300" distR="114300" wp14:anchorId="2D39BF72" wp14:editId="1B723209">
            <wp:extent cx="4248150" cy="1552575"/>
            <wp:effectExtent l="0" t="0" r="0" b="0"/>
            <wp:docPr id="2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0"/>
                    <a:srcRect/>
                    <a:stretch>
                      <a:fillRect/>
                    </a:stretch>
                  </pic:blipFill>
                  <pic:spPr>
                    <a:xfrm>
                      <a:off x="0" y="0"/>
                      <a:ext cx="4248150" cy="1552575"/>
                    </a:xfrm>
                    <a:prstGeom prst="rect">
                      <a:avLst/>
                    </a:prstGeom>
                    <a:ln/>
                  </pic:spPr>
                </pic:pic>
              </a:graphicData>
            </a:graphic>
          </wp:inline>
        </w:drawing>
      </w:r>
      <w:r>
        <w:rPr>
          <w:rFonts w:ascii="Times New Roman" w:eastAsia="Times New Roman" w:hAnsi="Times New Roman" w:cs="Times New Roman"/>
          <w:noProof/>
          <w:sz w:val="27"/>
          <w:szCs w:val="27"/>
        </w:rPr>
        <w:drawing>
          <wp:inline distT="114300" distB="114300" distL="114300" distR="114300" wp14:anchorId="06F650E6" wp14:editId="328A41ED">
            <wp:extent cx="4438650" cy="4391025"/>
            <wp:effectExtent l="0" t="0" r="0" b="0"/>
            <wp:docPr id="5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71"/>
                    <a:srcRect/>
                    <a:stretch>
                      <a:fillRect/>
                    </a:stretch>
                  </pic:blipFill>
                  <pic:spPr>
                    <a:xfrm>
                      <a:off x="0" y="0"/>
                      <a:ext cx="4438650" cy="4391025"/>
                    </a:xfrm>
                    <a:prstGeom prst="rect">
                      <a:avLst/>
                    </a:prstGeom>
                    <a:ln/>
                  </pic:spPr>
                </pic:pic>
              </a:graphicData>
            </a:graphic>
          </wp:inline>
        </w:drawing>
      </w:r>
      <w:r>
        <w:rPr>
          <w:rFonts w:ascii="Times New Roman" w:eastAsia="Times New Roman" w:hAnsi="Times New Roman" w:cs="Times New Roman"/>
          <w:noProof/>
          <w:sz w:val="27"/>
          <w:szCs w:val="27"/>
        </w:rPr>
        <w:lastRenderedPageBreak/>
        <w:drawing>
          <wp:inline distT="114300" distB="114300" distL="114300" distR="114300" wp14:anchorId="7D0FE7AD" wp14:editId="6637DC18">
            <wp:extent cx="4400550" cy="3752850"/>
            <wp:effectExtent l="0" t="0" r="0" b="0"/>
            <wp:docPr id="6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72"/>
                    <a:srcRect/>
                    <a:stretch>
                      <a:fillRect/>
                    </a:stretch>
                  </pic:blipFill>
                  <pic:spPr>
                    <a:xfrm>
                      <a:off x="0" y="0"/>
                      <a:ext cx="4400550" cy="3752850"/>
                    </a:xfrm>
                    <a:prstGeom prst="rect">
                      <a:avLst/>
                    </a:prstGeom>
                    <a:ln/>
                  </pic:spPr>
                </pic:pic>
              </a:graphicData>
            </a:graphic>
          </wp:inline>
        </w:drawing>
      </w:r>
      <w:r>
        <w:rPr>
          <w:rFonts w:ascii="Times New Roman" w:eastAsia="Times New Roman" w:hAnsi="Times New Roman" w:cs="Times New Roman"/>
          <w:noProof/>
          <w:sz w:val="27"/>
          <w:szCs w:val="27"/>
        </w:rPr>
        <w:drawing>
          <wp:inline distT="114300" distB="114300" distL="114300" distR="114300" wp14:anchorId="0803757D" wp14:editId="07BEFE0D">
            <wp:extent cx="5731200" cy="3378200"/>
            <wp:effectExtent l="0" t="0" r="0" b="0"/>
            <wp:docPr id="4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73"/>
                    <a:srcRect/>
                    <a:stretch>
                      <a:fillRect/>
                    </a:stretch>
                  </pic:blipFill>
                  <pic:spPr>
                    <a:xfrm>
                      <a:off x="0" y="0"/>
                      <a:ext cx="5731200" cy="3378200"/>
                    </a:xfrm>
                    <a:prstGeom prst="rect">
                      <a:avLst/>
                    </a:prstGeom>
                    <a:ln/>
                  </pic:spPr>
                </pic:pic>
              </a:graphicData>
            </a:graphic>
          </wp:inline>
        </w:drawing>
      </w:r>
      <w:r>
        <w:rPr>
          <w:rFonts w:ascii="Times New Roman" w:eastAsia="Times New Roman" w:hAnsi="Times New Roman" w:cs="Times New Roman"/>
          <w:noProof/>
          <w:sz w:val="27"/>
          <w:szCs w:val="27"/>
        </w:rPr>
        <w:lastRenderedPageBreak/>
        <w:drawing>
          <wp:inline distT="114300" distB="114300" distL="114300" distR="114300" wp14:anchorId="4524F0B2" wp14:editId="3532AA71">
            <wp:extent cx="5731200" cy="4622800"/>
            <wp:effectExtent l="0" t="0" r="0" b="0"/>
            <wp:docPr id="6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74"/>
                    <a:srcRect/>
                    <a:stretch>
                      <a:fillRect/>
                    </a:stretch>
                  </pic:blipFill>
                  <pic:spPr>
                    <a:xfrm>
                      <a:off x="0" y="0"/>
                      <a:ext cx="5731200" cy="4622800"/>
                    </a:xfrm>
                    <a:prstGeom prst="rect">
                      <a:avLst/>
                    </a:prstGeom>
                    <a:ln/>
                  </pic:spPr>
                </pic:pic>
              </a:graphicData>
            </a:graphic>
          </wp:inline>
        </w:drawing>
      </w:r>
      <w:r>
        <w:rPr>
          <w:rFonts w:ascii="Times New Roman" w:eastAsia="Times New Roman" w:hAnsi="Times New Roman" w:cs="Times New Roman"/>
          <w:noProof/>
          <w:sz w:val="27"/>
          <w:szCs w:val="27"/>
        </w:rPr>
        <w:drawing>
          <wp:inline distT="114300" distB="114300" distL="114300" distR="114300" wp14:anchorId="73C1795B" wp14:editId="60597CC3">
            <wp:extent cx="4410075" cy="1590675"/>
            <wp:effectExtent l="0" t="0" r="0" b="0"/>
            <wp:docPr id="78"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75"/>
                    <a:srcRect/>
                    <a:stretch>
                      <a:fillRect/>
                    </a:stretch>
                  </pic:blipFill>
                  <pic:spPr>
                    <a:xfrm>
                      <a:off x="0" y="0"/>
                      <a:ext cx="4410075" cy="1590675"/>
                    </a:xfrm>
                    <a:prstGeom prst="rect">
                      <a:avLst/>
                    </a:prstGeom>
                    <a:ln/>
                  </pic:spPr>
                </pic:pic>
              </a:graphicData>
            </a:graphic>
          </wp:inline>
        </w:drawing>
      </w:r>
      <w:r>
        <w:rPr>
          <w:rFonts w:ascii="Times New Roman" w:eastAsia="Times New Roman" w:hAnsi="Times New Roman" w:cs="Times New Roman"/>
          <w:noProof/>
          <w:sz w:val="27"/>
          <w:szCs w:val="27"/>
        </w:rPr>
        <w:lastRenderedPageBreak/>
        <w:drawing>
          <wp:inline distT="114300" distB="114300" distL="114300" distR="114300" wp14:anchorId="64142379" wp14:editId="73A1C29A">
            <wp:extent cx="5731200" cy="2730500"/>
            <wp:effectExtent l="0" t="0" r="0" b="0"/>
            <wp:docPr id="82"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76"/>
                    <a:srcRect/>
                    <a:stretch>
                      <a:fillRect/>
                    </a:stretch>
                  </pic:blipFill>
                  <pic:spPr>
                    <a:xfrm>
                      <a:off x="0" y="0"/>
                      <a:ext cx="5731200" cy="2730500"/>
                    </a:xfrm>
                    <a:prstGeom prst="rect">
                      <a:avLst/>
                    </a:prstGeom>
                    <a:ln/>
                  </pic:spPr>
                </pic:pic>
              </a:graphicData>
            </a:graphic>
          </wp:inline>
        </w:drawing>
      </w:r>
    </w:p>
    <w:p w14:paraId="5CD094AA" w14:textId="77777777" w:rsidR="00166251" w:rsidRDefault="00166251">
      <w:pPr>
        <w:spacing w:line="259" w:lineRule="auto"/>
        <w:jc w:val="center"/>
        <w:rPr>
          <w:rFonts w:ascii="Times New Roman" w:eastAsia="Times New Roman" w:hAnsi="Times New Roman" w:cs="Times New Roman"/>
          <w:sz w:val="27"/>
          <w:szCs w:val="27"/>
        </w:rPr>
      </w:pPr>
    </w:p>
    <w:p w14:paraId="48E41712" w14:textId="2C8981EC" w:rsidR="00166251" w:rsidRDefault="0055601C">
      <w:pPr>
        <w:spacing w:line="259" w:lineRule="auto"/>
        <w:jc w:val="center"/>
        <w:rPr>
          <w:rFonts w:ascii="Times New Roman" w:eastAsia="Times New Roman" w:hAnsi="Times New Roman" w:cs="Times New Roman"/>
          <w:sz w:val="27"/>
          <w:szCs w:val="27"/>
        </w:rPr>
      </w:pPr>
      <w:r>
        <w:rPr>
          <w:rFonts w:ascii="Times New Roman" w:eastAsia="Times New Roman" w:hAnsi="Times New Roman" w:cs="Times New Roman"/>
          <w:sz w:val="27"/>
          <w:szCs w:val="27"/>
        </w:rPr>
        <w:t>Figure 16: Java codes for the development of the view page</w:t>
      </w:r>
    </w:p>
    <w:p w14:paraId="7155FB28" w14:textId="77777777" w:rsidR="00166251" w:rsidRDefault="00166251">
      <w:pPr>
        <w:spacing w:line="259" w:lineRule="auto"/>
        <w:jc w:val="center"/>
        <w:rPr>
          <w:rFonts w:ascii="Times New Roman" w:eastAsia="Times New Roman" w:hAnsi="Times New Roman" w:cs="Times New Roman"/>
          <w:sz w:val="27"/>
          <w:szCs w:val="27"/>
        </w:rPr>
      </w:pPr>
    </w:p>
    <w:p w14:paraId="0A9123C6" w14:textId="027C276C" w:rsidR="00166251" w:rsidRDefault="0055601C">
      <w:pPr>
        <w:spacing w:line="259" w:lineRule="auto"/>
        <w:jc w:val="both"/>
        <w:rPr>
          <w:rFonts w:ascii="Times New Roman" w:eastAsia="Times New Roman" w:hAnsi="Times New Roman" w:cs="Times New Roman"/>
          <w:b/>
          <w:sz w:val="32"/>
          <w:szCs w:val="32"/>
        </w:rPr>
        <w:sectPr w:rsidR="00166251">
          <w:pgSz w:w="11909" w:h="16834"/>
          <w:pgMar w:top="1440" w:right="1440" w:bottom="1440" w:left="1440" w:header="720" w:footer="720" w:gutter="0"/>
          <w:cols w:space="720"/>
        </w:sectPr>
      </w:pPr>
      <w:r>
        <w:rPr>
          <w:rFonts w:ascii="Times New Roman" w:eastAsia="Times New Roman" w:hAnsi="Times New Roman" w:cs="Times New Roman"/>
          <w:sz w:val="27"/>
          <w:szCs w:val="27"/>
        </w:rPr>
        <w:t xml:space="preserve">The Java codes for the development of the view page includes creating logout button that needs coding for create confirmed block and if loop for "//yes = 0, no = 1" </w:t>
      </w:r>
      <w:r w:rsidR="003C398A">
        <w:rPr>
          <w:rFonts w:ascii="Times New Roman" w:eastAsia="Times New Roman" w:hAnsi="Times New Roman" w:cs="Times New Roman"/>
          <w:sz w:val="27"/>
          <w:szCs w:val="27"/>
        </w:rPr>
        <w:t>e.g.,</w:t>
      </w:r>
      <w:r>
        <w:rPr>
          <w:rFonts w:ascii="Times New Roman" w:eastAsia="Times New Roman" w:hAnsi="Times New Roman" w:cs="Times New Roman"/>
          <w:sz w:val="27"/>
          <w:szCs w:val="27"/>
        </w:rPr>
        <w:t xml:space="preserve"> "if (</w:t>
      </w:r>
      <w:proofErr w:type="spellStart"/>
      <w:r>
        <w:rPr>
          <w:rFonts w:ascii="Times New Roman" w:eastAsia="Times New Roman" w:hAnsi="Times New Roman" w:cs="Times New Roman"/>
          <w:sz w:val="27"/>
          <w:szCs w:val="27"/>
        </w:rPr>
        <w:t>confirmLogOut</w:t>
      </w:r>
      <w:proofErr w:type="spellEnd"/>
      <w:r>
        <w:rPr>
          <w:rFonts w:ascii="Times New Roman" w:eastAsia="Times New Roman" w:hAnsi="Times New Roman" w:cs="Times New Roman"/>
          <w:sz w:val="27"/>
          <w:szCs w:val="27"/>
        </w:rPr>
        <w:t xml:space="preserve"> == 0)" that needs coding for close view </w:t>
      </w:r>
      <w:r w:rsidR="003C398A">
        <w:rPr>
          <w:rFonts w:ascii="Times New Roman" w:eastAsia="Times New Roman" w:hAnsi="Times New Roman" w:cs="Times New Roman"/>
          <w:sz w:val="27"/>
          <w:szCs w:val="27"/>
        </w:rPr>
        <w:t>page, open</w:t>
      </w:r>
      <w:r>
        <w:rPr>
          <w:rFonts w:ascii="Times New Roman" w:eastAsia="Times New Roman" w:hAnsi="Times New Roman" w:cs="Times New Roman"/>
          <w:sz w:val="27"/>
          <w:szCs w:val="27"/>
        </w:rPr>
        <w:t xml:space="preserve"> account page, set user name text to null and set password text to null finally. The Java code for the development of the view page also includes a create sidebar create button that needs coding for close view page and open create </w:t>
      </w:r>
      <w:r w:rsidR="003C398A">
        <w:rPr>
          <w:rFonts w:ascii="Times New Roman" w:eastAsia="Times New Roman" w:hAnsi="Times New Roman" w:cs="Times New Roman"/>
          <w:sz w:val="27"/>
          <w:szCs w:val="27"/>
        </w:rPr>
        <w:t>page. The</w:t>
      </w:r>
      <w:r>
        <w:rPr>
          <w:rFonts w:ascii="Times New Roman" w:eastAsia="Times New Roman" w:hAnsi="Times New Roman" w:cs="Times New Roman"/>
          <w:sz w:val="27"/>
          <w:szCs w:val="27"/>
        </w:rPr>
        <w:t xml:space="preserve"> Java code involves creating sidebar cancel button that needs coding for close view page and open cancel page. The Java code for the development of the view page includes creating a sidebar view button that needs coding for the open view page, delete all rows in </w:t>
      </w:r>
      <w:proofErr w:type="spellStart"/>
      <w:r>
        <w:rPr>
          <w:rFonts w:ascii="Times New Roman" w:eastAsia="Times New Roman" w:hAnsi="Times New Roman" w:cs="Times New Roman"/>
          <w:sz w:val="27"/>
          <w:szCs w:val="27"/>
        </w:rPr>
        <w:t>JTable</w:t>
      </w:r>
      <w:proofErr w:type="spellEnd"/>
      <w:r>
        <w:rPr>
          <w:rFonts w:ascii="Times New Roman" w:eastAsia="Times New Roman" w:hAnsi="Times New Roman" w:cs="Times New Roman"/>
          <w:sz w:val="27"/>
          <w:szCs w:val="27"/>
        </w:rPr>
        <w:t>, and create variable stored select statements. There is a try loop for run select statement and the while loop e.</w:t>
      </w:r>
      <w:r w:rsidR="003C398A">
        <w:rPr>
          <w:rFonts w:ascii="Times New Roman" w:eastAsia="Times New Roman" w:hAnsi="Times New Roman" w:cs="Times New Roman"/>
          <w:sz w:val="27"/>
          <w:szCs w:val="27"/>
        </w:rPr>
        <w:t>g</w:t>
      </w:r>
      <w:r>
        <w:rPr>
          <w:rFonts w:ascii="Times New Roman" w:eastAsia="Times New Roman" w:hAnsi="Times New Roman" w:cs="Times New Roman"/>
          <w:sz w:val="27"/>
          <w:szCs w:val="27"/>
        </w:rPr>
        <w:t>.</w:t>
      </w:r>
      <w:r w:rsidR="003C398A">
        <w:rPr>
          <w:rFonts w:ascii="Times New Roman" w:eastAsia="Times New Roman" w:hAnsi="Times New Roman" w:cs="Times New Roman"/>
          <w:sz w:val="27"/>
          <w:szCs w:val="27"/>
        </w:rPr>
        <w:t>,</w:t>
      </w:r>
      <w:r>
        <w:rPr>
          <w:rFonts w:ascii="Times New Roman" w:eastAsia="Times New Roman" w:hAnsi="Times New Roman" w:cs="Times New Roman"/>
          <w:sz w:val="27"/>
          <w:szCs w:val="27"/>
        </w:rPr>
        <w:t xml:space="preserve"> "while (</w:t>
      </w:r>
      <w:proofErr w:type="spellStart"/>
      <w:r>
        <w:rPr>
          <w:rFonts w:ascii="Times New Roman" w:eastAsia="Times New Roman" w:hAnsi="Times New Roman" w:cs="Times New Roman"/>
          <w:sz w:val="27"/>
          <w:szCs w:val="27"/>
        </w:rPr>
        <w:t>rs.next</w:t>
      </w:r>
      <w:proofErr w:type="spellEnd"/>
      <w:r>
        <w:rPr>
          <w:rFonts w:ascii="Times New Roman" w:eastAsia="Times New Roman" w:hAnsi="Times New Roman" w:cs="Times New Roman"/>
          <w:sz w:val="27"/>
          <w:szCs w:val="27"/>
        </w:rPr>
        <w:t xml:space="preserve">())" following the try loop that codes for creating variables that will store data of each attribute in a row, create array for those stored variables e.g. String[] </w:t>
      </w:r>
      <w:proofErr w:type="spellStart"/>
      <w:r>
        <w:rPr>
          <w:rFonts w:ascii="Times New Roman" w:eastAsia="Times New Roman" w:hAnsi="Times New Roman" w:cs="Times New Roman"/>
          <w:sz w:val="27"/>
          <w:szCs w:val="27"/>
        </w:rPr>
        <w:t>tbData</w:t>
      </w:r>
      <w:proofErr w:type="spellEnd"/>
      <w:r>
        <w:rPr>
          <w:rFonts w:ascii="Times New Roman" w:eastAsia="Times New Roman" w:hAnsi="Times New Roman" w:cs="Times New Roman"/>
          <w:sz w:val="27"/>
          <w:szCs w:val="27"/>
        </w:rPr>
        <w:t xml:space="preserve"> = {</w:t>
      </w:r>
      <w:proofErr w:type="spellStart"/>
      <w:r>
        <w:rPr>
          <w:rFonts w:ascii="Times New Roman" w:eastAsia="Times New Roman" w:hAnsi="Times New Roman" w:cs="Times New Roman"/>
          <w:sz w:val="27"/>
          <w:szCs w:val="27"/>
        </w:rPr>
        <w:t>appID</w:t>
      </w:r>
      <w:proofErr w:type="spellEnd"/>
      <w:r>
        <w:rPr>
          <w:rFonts w:ascii="Times New Roman" w:eastAsia="Times New Roman" w:hAnsi="Times New Roman" w:cs="Times New Roman"/>
          <w:sz w:val="27"/>
          <w:szCs w:val="27"/>
        </w:rPr>
        <w:t xml:space="preserve">, date, time, name, phone, dept};and then add all data in array to </w:t>
      </w:r>
      <w:proofErr w:type="spellStart"/>
      <w:r>
        <w:rPr>
          <w:rFonts w:ascii="Times New Roman" w:eastAsia="Times New Roman" w:hAnsi="Times New Roman" w:cs="Times New Roman"/>
          <w:sz w:val="27"/>
          <w:szCs w:val="27"/>
        </w:rPr>
        <w:t>JTable</w:t>
      </w:r>
      <w:proofErr w:type="spellEnd"/>
      <w:r>
        <w:rPr>
          <w:rFonts w:ascii="Times New Roman" w:eastAsia="Times New Roman" w:hAnsi="Times New Roman" w:cs="Times New Roman"/>
          <w:sz w:val="27"/>
          <w:szCs w:val="27"/>
        </w:rPr>
        <w:t xml:space="preserve"> finally.</w:t>
      </w:r>
    </w:p>
    <w:p w14:paraId="7D160851" w14:textId="77777777" w:rsidR="00166251" w:rsidRPr="00E5374D" w:rsidRDefault="0055601C" w:rsidP="0090775F">
      <w:pPr>
        <w:pStyle w:val="Heading1"/>
        <w:jc w:val="center"/>
        <w:rPr>
          <w:b/>
          <w:bCs/>
          <w:sz w:val="36"/>
          <w:szCs w:val="36"/>
        </w:rPr>
      </w:pPr>
      <w:bookmarkStart w:id="10" w:name="_Toc85390051"/>
      <w:r w:rsidRPr="00E5374D">
        <w:rPr>
          <w:b/>
          <w:bCs/>
          <w:sz w:val="36"/>
          <w:szCs w:val="36"/>
        </w:rPr>
        <w:lastRenderedPageBreak/>
        <w:t>Background creation</w:t>
      </w:r>
      <w:bookmarkEnd w:id="10"/>
    </w:p>
    <w:p w14:paraId="5149FDC4" w14:textId="77777777" w:rsidR="00166251" w:rsidRPr="00E5374D" w:rsidRDefault="00166251">
      <w:pPr>
        <w:spacing w:line="259" w:lineRule="auto"/>
        <w:jc w:val="center"/>
        <w:rPr>
          <w:rFonts w:ascii="Times New Roman" w:eastAsia="Times New Roman" w:hAnsi="Times New Roman" w:cs="Times New Roman"/>
          <w:b/>
          <w:sz w:val="32"/>
          <w:szCs w:val="32"/>
        </w:rPr>
      </w:pPr>
    </w:p>
    <w:p w14:paraId="1E99293D" w14:textId="77777777" w:rsidR="00166251" w:rsidRPr="0090775F" w:rsidRDefault="0055601C">
      <w:pPr>
        <w:jc w:val="both"/>
        <w:rPr>
          <w:rFonts w:ascii="Times New Roman" w:eastAsia="Times New Roman" w:hAnsi="Times New Roman" w:cs="Times New Roman"/>
          <w:sz w:val="27"/>
          <w:szCs w:val="27"/>
        </w:rPr>
      </w:pPr>
      <w:r w:rsidRPr="0090775F">
        <w:rPr>
          <w:rFonts w:ascii="Times New Roman" w:eastAsia="Times New Roman" w:hAnsi="Times New Roman" w:cs="Times New Roman"/>
          <w:sz w:val="27"/>
          <w:szCs w:val="27"/>
        </w:rPr>
        <w:t xml:space="preserve">A Graphical Interface (GUI) is a visual representation of communication that allows the user to engage with the machine more easily. The acronym GUI stands for Graphical User Interface. It is a popular user interface that incorporates graphical representations such as buttons and icons, and communication may be accomplished by interacting with these icons rather than the more traditional text-based or command-based methods. There have been screen captures of the app that had GUI created in most of the figures presented before. The GUI of our app had the background </w:t>
      </w:r>
      <w:proofErr w:type="spellStart"/>
      <w:r w:rsidRPr="0090775F">
        <w:rPr>
          <w:rFonts w:ascii="Times New Roman" w:eastAsia="Times New Roman" w:hAnsi="Times New Roman" w:cs="Times New Roman"/>
          <w:sz w:val="27"/>
          <w:szCs w:val="27"/>
        </w:rPr>
        <w:t>color</w:t>
      </w:r>
      <w:proofErr w:type="spellEnd"/>
      <w:r w:rsidRPr="0090775F">
        <w:rPr>
          <w:rFonts w:ascii="Times New Roman" w:eastAsia="Times New Roman" w:hAnsi="Times New Roman" w:cs="Times New Roman"/>
          <w:sz w:val="27"/>
          <w:szCs w:val="27"/>
        </w:rPr>
        <w:t xml:space="preserve"> set to a form of blue theme-</w:t>
      </w:r>
      <w:proofErr w:type="spellStart"/>
      <w:r w:rsidRPr="0090775F">
        <w:rPr>
          <w:rFonts w:ascii="Times New Roman" w:eastAsia="Times New Roman" w:hAnsi="Times New Roman" w:cs="Times New Roman"/>
          <w:sz w:val="27"/>
          <w:szCs w:val="27"/>
        </w:rPr>
        <w:t>colored</w:t>
      </w:r>
      <w:proofErr w:type="spellEnd"/>
      <w:r w:rsidRPr="0090775F">
        <w:rPr>
          <w:rFonts w:ascii="Times New Roman" w:eastAsia="Times New Roman" w:hAnsi="Times New Roman" w:cs="Times New Roman"/>
          <w:sz w:val="27"/>
          <w:szCs w:val="27"/>
        </w:rPr>
        <w:t>, along with the logo of Stamford Hospital and a few graphical pictures used as icon or symbol for some pages. Therefore, we will be presenting about the java codes for the UI of the Stamford Hospital application clearly in the upcoming figure.</w:t>
      </w:r>
    </w:p>
    <w:p w14:paraId="74CFC540" w14:textId="77777777" w:rsidR="00166251" w:rsidRDefault="0055601C">
      <w:pPr>
        <w:spacing w:line="259" w:lineRule="auto"/>
        <w:jc w:val="center"/>
        <w:rPr>
          <w:rFonts w:ascii="Times New Roman" w:eastAsia="Times New Roman" w:hAnsi="Times New Roman" w:cs="Times New Roman"/>
          <w:sz w:val="25"/>
          <w:szCs w:val="25"/>
        </w:rPr>
      </w:pPr>
      <w:r>
        <w:rPr>
          <w:rFonts w:ascii="Times New Roman" w:eastAsia="Times New Roman" w:hAnsi="Times New Roman" w:cs="Times New Roman"/>
          <w:b/>
          <w:noProof/>
          <w:sz w:val="32"/>
          <w:szCs w:val="32"/>
        </w:rPr>
        <w:lastRenderedPageBreak/>
        <w:drawing>
          <wp:inline distT="114300" distB="114300" distL="114300" distR="114300" wp14:anchorId="1FB3927F" wp14:editId="4707D20D">
            <wp:extent cx="8792075" cy="4186238"/>
            <wp:effectExtent l="0" t="0" r="0" b="0"/>
            <wp:docPr id="3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7"/>
                    <a:srcRect l="10260" t="17077" r="4978" b="11443"/>
                    <a:stretch>
                      <a:fillRect/>
                    </a:stretch>
                  </pic:blipFill>
                  <pic:spPr>
                    <a:xfrm>
                      <a:off x="0" y="0"/>
                      <a:ext cx="8792075" cy="4186238"/>
                    </a:xfrm>
                    <a:prstGeom prst="rect">
                      <a:avLst/>
                    </a:prstGeom>
                    <a:ln/>
                  </pic:spPr>
                </pic:pic>
              </a:graphicData>
            </a:graphic>
          </wp:inline>
        </w:drawing>
      </w:r>
    </w:p>
    <w:p w14:paraId="61CF1C03" w14:textId="77777777" w:rsidR="00166251" w:rsidRDefault="0055601C">
      <w:pPr>
        <w:spacing w:line="259"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lastRenderedPageBreak/>
        <w:drawing>
          <wp:inline distT="114300" distB="114300" distL="114300" distR="114300" wp14:anchorId="1212143E" wp14:editId="5A9F47FE">
            <wp:extent cx="9420397" cy="3243263"/>
            <wp:effectExtent l="0" t="0" r="0" b="0"/>
            <wp:docPr id="2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8"/>
                    <a:srcRect l="6653" t="20575" r="5629" b="26416"/>
                    <a:stretch>
                      <a:fillRect/>
                    </a:stretch>
                  </pic:blipFill>
                  <pic:spPr>
                    <a:xfrm>
                      <a:off x="0" y="0"/>
                      <a:ext cx="9420397" cy="3243263"/>
                    </a:xfrm>
                    <a:prstGeom prst="rect">
                      <a:avLst/>
                    </a:prstGeom>
                    <a:ln/>
                  </pic:spPr>
                </pic:pic>
              </a:graphicData>
            </a:graphic>
          </wp:inline>
        </w:drawing>
      </w:r>
    </w:p>
    <w:p w14:paraId="6172915B" w14:textId="77777777" w:rsidR="00166251" w:rsidRDefault="00166251">
      <w:pPr>
        <w:spacing w:line="259" w:lineRule="auto"/>
        <w:jc w:val="center"/>
        <w:rPr>
          <w:rFonts w:ascii="Times New Roman" w:eastAsia="Times New Roman" w:hAnsi="Times New Roman" w:cs="Times New Roman"/>
          <w:b/>
          <w:sz w:val="32"/>
          <w:szCs w:val="32"/>
        </w:rPr>
      </w:pPr>
    </w:p>
    <w:p w14:paraId="293A0E19" w14:textId="6776D08F" w:rsidR="00166251" w:rsidRDefault="0055601C" w:rsidP="00981CCD">
      <w:pPr>
        <w:spacing w:line="259" w:lineRule="auto"/>
        <w:jc w:val="center"/>
        <w:rPr>
          <w:rFonts w:ascii="Times New Roman" w:eastAsia="Times New Roman" w:hAnsi="Times New Roman" w:cs="Times New Roman"/>
          <w:sz w:val="27"/>
          <w:szCs w:val="27"/>
        </w:rPr>
        <w:sectPr w:rsidR="00166251">
          <w:pgSz w:w="16834" w:h="11909" w:orient="landscape"/>
          <w:pgMar w:top="850" w:right="850" w:bottom="850" w:left="850" w:header="720" w:footer="720" w:gutter="0"/>
          <w:cols w:space="720"/>
        </w:sectPr>
      </w:pPr>
      <w:r>
        <w:rPr>
          <w:rFonts w:ascii="Times New Roman" w:eastAsia="Times New Roman" w:hAnsi="Times New Roman" w:cs="Times New Roman"/>
          <w:sz w:val="27"/>
          <w:szCs w:val="27"/>
        </w:rPr>
        <w:t>Figure 17: Java codes for background creation</w:t>
      </w:r>
    </w:p>
    <w:p w14:paraId="333BAA5B" w14:textId="77777777" w:rsidR="00166251" w:rsidRPr="00E5374D" w:rsidRDefault="0055601C" w:rsidP="0057795E">
      <w:pPr>
        <w:pStyle w:val="Heading1"/>
        <w:jc w:val="center"/>
        <w:rPr>
          <w:b/>
          <w:bCs/>
          <w:sz w:val="36"/>
          <w:szCs w:val="36"/>
        </w:rPr>
      </w:pPr>
      <w:bookmarkStart w:id="11" w:name="_Toc85390052"/>
      <w:r w:rsidRPr="00E5374D">
        <w:rPr>
          <w:b/>
          <w:bCs/>
          <w:sz w:val="36"/>
          <w:szCs w:val="36"/>
        </w:rPr>
        <w:lastRenderedPageBreak/>
        <w:t>Initial Java codes</w:t>
      </w:r>
      <w:bookmarkEnd w:id="11"/>
    </w:p>
    <w:p w14:paraId="1303244D" w14:textId="77777777" w:rsidR="00166251" w:rsidRDefault="00166251">
      <w:pPr>
        <w:spacing w:line="259" w:lineRule="auto"/>
        <w:jc w:val="center"/>
        <w:rPr>
          <w:rFonts w:ascii="Times New Roman" w:eastAsia="Times New Roman" w:hAnsi="Times New Roman" w:cs="Times New Roman"/>
          <w:b/>
          <w:sz w:val="32"/>
          <w:szCs w:val="32"/>
        </w:rPr>
      </w:pPr>
    </w:p>
    <w:p w14:paraId="7A945D22" w14:textId="77777777" w:rsidR="00166251" w:rsidRDefault="0055601C">
      <w:pPr>
        <w:spacing w:line="259"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2B99C154" wp14:editId="449A7620">
            <wp:extent cx="3006563" cy="5229725"/>
            <wp:effectExtent l="0" t="0" r="0" b="0"/>
            <wp:docPr id="7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79"/>
                    <a:srcRect/>
                    <a:stretch>
                      <a:fillRect/>
                    </a:stretch>
                  </pic:blipFill>
                  <pic:spPr>
                    <a:xfrm>
                      <a:off x="0" y="0"/>
                      <a:ext cx="3006563" cy="5229725"/>
                    </a:xfrm>
                    <a:prstGeom prst="rect">
                      <a:avLst/>
                    </a:prstGeom>
                    <a:ln/>
                  </pic:spPr>
                </pic:pic>
              </a:graphicData>
            </a:graphic>
          </wp:inline>
        </w:drawing>
      </w:r>
      <w:r>
        <w:rPr>
          <w:rFonts w:ascii="Times New Roman" w:eastAsia="Times New Roman" w:hAnsi="Times New Roman" w:cs="Times New Roman"/>
          <w:b/>
          <w:noProof/>
          <w:sz w:val="32"/>
          <w:szCs w:val="32"/>
        </w:rPr>
        <w:drawing>
          <wp:inline distT="114300" distB="114300" distL="114300" distR="114300" wp14:anchorId="74B295D2" wp14:editId="022A7E39">
            <wp:extent cx="3409950" cy="2390775"/>
            <wp:effectExtent l="0" t="0" r="0" b="0"/>
            <wp:docPr id="4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0"/>
                    <a:srcRect/>
                    <a:stretch>
                      <a:fillRect/>
                    </a:stretch>
                  </pic:blipFill>
                  <pic:spPr>
                    <a:xfrm>
                      <a:off x="0" y="0"/>
                      <a:ext cx="3409950" cy="2390775"/>
                    </a:xfrm>
                    <a:prstGeom prst="rect">
                      <a:avLst/>
                    </a:prstGeom>
                    <a:ln/>
                  </pic:spPr>
                </pic:pic>
              </a:graphicData>
            </a:graphic>
          </wp:inline>
        </w:drawing>
      </w:r>
      <w:r>
        <w:rPr>
          <w:rFonts w:ascii="Times New Roman" w:eastAsia="Times New Roman" w:hAnsi="Times New Roman" w:cs="Times New Roman"/>
          <w:b/>
          <w:noProof/>
          <w:sz w:val="32"/>
          <w:szCs w:val="32"/>
        </w:rPr>
        <w:lastRenderedPageBreak/>
        <w:drawing>
          <wp:inline distT="114300" distB="114300" distL="114300" distR="114300" wp14:anchorId="3338F799" wp14:editId="2B7F667A">
            <wp:extent cx="5334000" cy="4191000"/>
            <wp:effectExtent l="0" t="0" r="0" b="0"/>
            <wp:docPr id="94"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81"/>
                    <a:srcRect/>
                    <a:stretch>
                      <a:fillRect/>
                    </a:stretch>
                  </pic:blipFill>
                  <pic:spPr>
                    <a:xfrm>
                      <a:off x="0" y="0"/>
                      <a:ext cx="5334000" cy="4191000"/>
                    </a:xfrm>
                    <a:prstGeom prst="rect">
                      <a:avLst/>
                    </a:prstGeom>
                    <a:ln/>
                  </pic:spPr>
                </pic:pic>
              </a:graphicData>
            </a:graphic>
          </wp:inline>
        </w:drawing>
      </w:r>
      <w:r>
        <w:rPr>
          <w:rFonts w:ascii="Times New Roman" w:eastAsia="Times New Roman" w:hAnsi="Times New Roman" w:cs="Times New Roman"/>
          <w:b/>
          <w:noProof/>
          <w:sz w:val="32"/>
          <w:szCs w:val="32"/>
        </w:rPr>
        <w:drawing>
          <wp:inline distT="114300" distB="114300" distL="114300" distR="114300" wp14:anchorId="518B2226" wp14:editId="61A9DEC0">
            <wp:extent cx="5929313" cy="2202071"/>
            <wp:effectExtent l="0" t="0" r="0" b="0"/>
            <wp:docPr id="5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82"/>
                    <a:srcRect/>
                    <a:stretch>
                      <a:fillRect/>
                    </a:stretch>
                  </pic:blipFill>
                  <pic:spPr>
                    <a:xfrm>
                      <a:off x="0" y="0"/>
                      <a:ext cx="5929313" cy="2202071"/>
                    </a:xfrm>
                    <a:prstGeom prst="rect">
                      <a:avLst/>
                    </a:prstGeom>
                    <a:ln/>
                  </pic:spPr>
                </pic:pic>
              </a:graphicData>
            </a:graphic>
          </wp:inline>
        </w:drawing>
      </w:r>
      <w:r>
        <w:rPr>
          <w:rFonts w:ascii="Times New Roman" w:eastAsia="Times New Roman" w:hAnsi="Times New Roman" w:cs="Times New Roman"/>
          <w:b/>
          <w:noProof/>
          <w:sz w:val="32"/>
          <w:szCs w:val="32"/>
        </w:rPr>
        <w:lastRenderedPageBreak/>
        <w:drawing>
          <wp:inline distT="114300" distB="114300" distL="114300" distR="114300" wp14:anchorId="4CD34883" wp14:editId="60919E7B">
            <wp:extent cx="5731200" cy="4495800"/>
            <wp:effectExtent l="0" t="0" r="0" b="0"/>
            <wp:docPr id="4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3"/>
                    <a:srcRect/>
                    <a:stretch>
                      <a:fillRect/>
                    </a:stretch>
                  </pic:blipFill>
                  <pic:spPr>
                    <a:xfrm>
                      <a:off x="0" y="0"/>
                      <a:ext cx="5731200" cy="4495800"/>
                    </a:xfrm>
                    <a:prstGeom prst="rect">
                      <a:avLst/>
                    </a:prstGeom>
                    <a:ln/>
                  </pic:spPr>
                </pic:pic>
              </a:graphicData>
            </a:graphic>
          </wp:inline>
        </w:drawing>
      </w:r>
      <w:r>
        <w:rPr>
          <w:rFonts w:ascii="Times New Roman" w:eastAsia="Times New Roman" w:hAnsi="Times New Roman" w:cs="Times New Roman"/>
          <w:b/>
          <w:noProof/>
          <w:sz w:val="32"/>
          <w:szCs w:val="32"/>
        </w:rPr>
        <w:drawing>
          <wp:inline distT="114300" distB="114300" distL="114300" distR="114300" wp14:anchorId="4D79CD2B" wp14:editId="54C0C775">
            <wp:extent cx="5010300" cy="1395413"/>
            <wp:effectExtent l="0" t="0" r="0" b="0"/>
            <wp:docPr id="77"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84"/>
                    <a:srcRect/>
                    <a:stretch>
                      <a:fillRect/>
                    </a:stretch>
                  </pic:blipFill>
                  <pic:spPr>
                    <a:xfrm>
                      <a:off x="0" y="0"/>
                      <a:ext cx="5010300" cy="1395413"/>
                    </a:xfrm>
                    <a:prstGeom prst="rect">
                      <a:avLst/>
                    </a:prstGeom>
                    <a:ln/>
                  </pic:spPr>
                </pic:pic>
              </a:graphicData>
            </a:graphic>
          </wp:inline>
        </w:drawing>
      </w:r>
    </w:p>
    <w:p w14:paraId="28C5E647" w14:textId="77777777" w:rsidR="00166251" w:rsidRDefault="00166251">
      <w:pPr>
        <w:spacing w:line="259" w:lineRule="auto"/>
        <w:jc w:val="center"/>
        <w:rPr>
          <w:rFonts w:ascii="Times New Roman" w:eastAsia="Times New Roman" w:hAnsi="Times New Roman" w:cs="Times New Roman"/>
          <w:b/>
          <w:sz w:val="32"/>
          <w:szCs w:val="32"/>
        </w:rPr>
      </w:pPr>
    </w:p>
    <w:p w14:paraId="4B1FEE42" w14:textId="7E5BFFD3" w:rsidR="00166251" w:rsidRDefault="0055601C">
      <w:pPr>
        <w:spacing w:line="259" w:lineRule="auto"/>
        <w:jc w:val="center"/>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Figure 18: Initial Java codes for starting the creation of the </w:t>
      </w:r>
      <w:proofErr w:type="gramStart"/>
      <w:r>
        <w:rPr>
          <w:rFonts w:ascii="Times New Roman" w:eastAsia="Times New Roman" w:hAnsi="Times New Roman" w:cs="Times New Roman"/>
          <w:sz w:val="27"/>
          <w:szCs w:val="27"/>
        </w:rPr>
        <w:t>app</w:t>
      </w:r>
      <w:proofErr w:type="gramEnd"/>
    </w:p>
    <w:p w14:paraId="23044A39" w14:textId="77777777" w:rsidR="00166251" w:rsidRDefault="00166251">
      <w:pPr>
        <w:spacing w:line="259" w:lineRule="auto"/>
        <w:jc w:val="center"/>
        <w:rPr>
          <w:rFonts w:ascii="Times New Roman" w:eastAsia="Times New Roman" w:hAnsi="Times New Roman" w:cs="Times New Roman"/>
          <w:sz w:val="27"/>
          <w:szCs w:val="27"/>
        </w:rPr>
      </w:pPr>
    </w:p>
    <w:p w14:paraId="76A023ED" w14:textId="77777777" w:rsidR="00166251" w:rsidRDefault="0055601C">
      <w:pPr>
        <w:spacing w:line="259" w:lineRule="auto"/>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The initial codes for starting the coding for the development of the app needed a lot of imports that have been illustrated by the screen captures presented.  The coding above represents the code for launching and creating the application, then initializing the contents of the frame that includes java coding for creating frame, creating </w:t>
      </w:r>
      <w:proofErr w:type="gramStart"/>
      <w:r>
        <w:rPr>
          <w:rFonts w:ascii="Times New Roman" w:eastAsia="Times New Roman" w:hAnsi="Times New Roman" w:cs="Times New Roman"/>
          <w:sz w:val="27"/>
          <w:szCs w:val="27"/>
        </w:rPr>
        <w:t>panel</w:t>
      </w:r>
      <w:proofErr w:type="gramEnd"/>
      <w:r>
        <w:rPr>
          <w:rFonts w:ascii="Times New Roman" w:eastAsia="Times New Roman" w:hAnsi="Times New Roman" w:cs="Times New Roman"/>
          <w:sz w:val="27"/>
          <w:szCs w:val="27"/>
        </w:rPr>
        <w:t xml:space="preserve"> and finally creating scroll pane.</w:t>
      </w:r>
    </w:p>
    <w:p w14:paraId="788F3647" w14:textId="77777777" w:rsidR="00166251" w:rsidRDefault="00166251">
      <w:pPr>
        <w:spacing w:line="259" w:lineRule="auto"/>
        <w:jc w:val="center"/>
        <w:rPr>
          <w:rFonts w:ascii="Times New Roman" w:eastAsia="Times New Roman" w:hAnsi="Times New Roman" w:cs="Times New Roman"/>
          <w:sz w:val="27"/>
          <w:szCs w:val="27"/>
        </w:rPr>
      </w:pPr>
    </w:p>
    <w:p w14:paraId="29223350" w14:textId="77777777" w:rsidR="00166251" w:rsidRDefault="00166251">
      <w:pPr>
        <w:spacing w:line="259" w:lineRule="auto"/>
        <w:jc w:val="center"/>
        <w:rPr>
          <w:rFonts w:ascii="Times New Roman" w:eastAsia="Times New Roman" w:hAnsi="Times New Roman" w:cs="Times New Roman"/>
          <w:b/>
          <w:sz w:val="32"/>
          <w:szCs w:val="32"/>
        </w:rPr>
      </w:pPr>
    </w:p>
    <w:p w14:paraId="20173EBC" w14:textId="77777777" w:rsidR="00166251" w:rsidRDefault="00166251">
      <w:pPr>
        <w:spacing w:line="259" w:lineRule="auto"/>
        <w:rPr>
          <w:rFonts w:ascii="Times New Roman" w:eastAsia="Times New Roman" w:hAnsi="Times New Roman" w:cs="Times New Roman"/>
          <w:b/>
          <w:sz w:val="32"/>
          <w:szCs w:val="32"/>
        </w:rPr>
      </w:pPr>
    </w:p>
    <w:p w14:paraId="36CE6E64" w14:textId="77777777" w:rsidR="00166251" w:rsidRDefault="00166251">
      <w:pPr>
        <w:spacing w:line="259" w:lineRule="auto"/>
        <w:rPr>
          <w:rFonts w:ascii="Times New Roman" w:eastAsia="Times New Roman" w:hAnsi="Times New Roman" w:cs="Times New Roman"/>
          <w:b/>
          <w:sz w:val="28"/>
          <w:szCs w:val="28"/>
        </w:rPr>
      </w:pPr>
    </w:p>
    <w:p w14:paraId="7DA59119" w14:textId="77777777" w:rsidR="001E488C" w:rsidRDefault="001E488C">
      <w:pPr>
        <w:spacing w:line="259" w:lineRule="auto"/>
        <w:jc w:val="center"/>
        <w:rPr>
          <w:rFonts w:ascii="Times New Roman" w:eastAsia="Times New Roman" w:hAnsi="Times New Roman" w:cs="Times New Roman"/>
          <w:b/>
          <w:sz w:val="28"/>
          <w:szCs w:val="28"/>
        </w:rPr>
      </w:pPr>
    </w:p>
    <w:p w14:paraId="286DBFBB" w14:textId="285E98ED" w:rsidR="00166251" w:rsidRPr="00D33621" w:rsidRDefault="0055601C" w:rsidP="0057795E">
      <w:pPr>
        <w:pStyle w:val="Heading1"/>
        <w:jc w:val="center"/>
        <w:rPr>
          <w:b/>
          <w:bCs/>
          <w:sz w:val="36"/>
          <w:szCs w:val="36"/>
        </w:rPr>
      </w:pPr>
      <w:bookmarkStart w:id="12" w:name="_Toc85390053"/>
      <w:r w:rsidRPr="00D33621">
        <w:rPr>
          <w:b/>
          <w:bCs/>
          <w:sz w:val="36"/>
          <w:szCs w:val="36"/>
        </w:rPr>
        <w:lastRenderedPageBreak/>
        <w:t xml:space="preserve">Code connecting </w:t>
      </w:r>
      <w:proofErr w:type="gramStart"/>
      <w:r w:rsidRPr="00D33621">
        <w:rPr>
          <w:b/>
          <w:bCs/>
          <w:sz w:val="36"/>
          <w:szCs w:val="36"/>
        </w:rPr>
        <w:t>database</w:t>
      </w:r>
      <w:bookmarkEnd w:id="12"/>
      <w:proofErr w:type="gramEnd"/>
    </w:p>
    <w:p w14:paraId="501D93C3" w14:textId="77777777" w:rsidR="001E488C" w:rsidRPr="00D33621" w:rsidRDefault="001E488C">
      <w:pPr>
        <w:spacing w:line="259" w:lineRule="auto"/>
        <w:jc w:val="center"/>
        <w:rPr>
          <w:rFonts w:ascii="Times New Roman" w:eastAsia="Times New Roman" w:hAnsi="Times New Roman" w:cs="Times New Roman"/>
          <w:b/>
          <w:sz w:val="32"/>
          <w:szCs w:val="32"/>
        </w:rPr>
      </w:pPr>
    </w:p>
    <w:p w14:paraId="156134C4" w14:textId="1C711E41" w:rsidR="00166251" w:rsidRDefault="0055601C">
      <w:pPr>
        <w:spacing w:line="259" w:lineRule="auto"/>
        <w:jc w:val="both"/>
        <w:rPr>
          <w:rFonts w:ascii="Times New Roman" w:eastAsia="Times New Roman" w:hAnsi="Times New Roman" w:cs="Times New Roman"/>
          <w:sz w:val="27"/>
          <w:szCs w:val="27"/>
        </w:rPr>
      </w:pPr>
      <w:r w:rsidRPr="001E488C">
        <w:rPr>
          <w:rFonts w:ascii="Times New Roman" w:eastAsia="Times New Roman" w:hAnsi="Times New Roman" w:cs="Times New Roman"/>
          <w:sz w:val="27"/>
          <w:szCs w:val="27"/>
        </w:rPr>
        <w:t xml:space="preserve">The interface file AbtDB.java is utilized, and the ConDB.java file contains the codes that result in the creation of a connection between Java and the </w:t>
      </w:r>
      <w:r w:rsidR="001E488C" w:rsidRPr="001E488C">
        <w:rPr>
          <w:rFonts w:ascii="Times New Roman" w:eastAsia="Times New Roman" w:hAnsi="Times New Roman" w:cs="Times New Roman"/>
          <w:sz w:val="27"/>
          <w:szCs w:val="27"/>
        </w:rPr>
        <w:t>database. The</w:t>
      </w:r>
      <w:r w:rsidRPr="001E488C">
        <w:rPr>
          <w:rFonts w:ascii="Times New Roman" w:eastAsia="Times New Roman" w:hAnsi="Times New Roman" w:cs="Times New Roman"/>
          <w:sz w:val="27"/>
          <w:szCs w:val="27"/>
        </w:rPr>
        <w:t xml:space="preserve"> AbtDB.java and ConDB.java files, containing code for establishing a connection between the Java coding programming language and the MySQL Database, are shown in the following diagram.</w:t>
      </w:r>
    </w:p>
    <w:p w14:paraId="3AA26075" w14:textId="77777777" w:rsidR="001E488C" w:rsidRPr="001E488C" w:rsidRDefault="001E488C">
      <w:pPr>
        <w:spacing w:line="259" w:lineRule="auto"/>
        <w:jc w:val="both"/>
        <w:rPr>
          <w:rFonts w:ascii="Times New Roman" w:eastAsia="Times New Roman" w:hAnsi="Times New Roman" w:cs="Times New Roman"/>
          <w:b/>
          <w:sz w:val="27"/>
          <w:szCs w:val="27"/>
        </w:rPr>
      </w:pPr>
    </w:p>
    <w:p w14:paraId="4D31EFC9" w14:textId="77777777" w:rsidR="00166251" w:rsidRDefault="0055601C">
      <w:pPr>
        <w:spacing w:line="259"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lastRenderedPageBreak/>
        <w:drawing>
          <wp:inline distT="114300" distB="114300" distL="114300" distR="114300" wp14:anchorId="02B0AF5F" wp14:editId="4F447726">
            <wp:extent cx="4148281" cy="2147888"/>
            <wp:effectExtent l="0" t="0" r="0" b="0"/>
            <wp:docPr id="3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5"/>
                    <a:srcRect/>
                    <a:stretch>
                      <a:fillRect/>
                    </a:stretch>
                  </pic:blipFill>
                  <pic:spPr>
                    <a:xfrm>
                      <a:off x="0" y="0"/>
                      <a:ext cx="4148281" cy="2147888"/>
                    </a:xfrm>
                    <a:prstGeom prst="rect">
                      <a:avLst/>
                    </a:prstGeom>
                    <a:ln/>
                  </pic:spPr>
                </pic:pic>
              </a:graphicData>
            </a:graphic>
          </wp:inline>
        </w:drawing>
      </w:r>
      <w:r>
        <w:rPr>
          <w:rFonts w:ascii="Times New Roman" w:eastAsia="Times New Roman" w:hAnsi="Times New Roman" w:cs="Times New Roman"/>
          <w:b/>
          <w:noProof/>
          <w:sz w:val="32"/>
          <w:szCs w:val="32"/>
        </w:rPr>
        <w:drawing>
          <wp:inline distT="114300" distB="114300" distL="114300" distR="114300" wp14:anchorId="109BCA05" wp14:editId="43A1EACC">
            <wp:extent cx="4164806" cy="2776538"/>
            <wp:effectExtent l="0" t="0" r="0" b="0"/>
            <wp:docPr id="2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6"/>
                    <a:srcRect/>
                    <a:stretch>
                      <a:fillRect/>
                    </a:stretch>
                  </pic:blipFill>
                  <pic:spPr>
                    <a:xfrm>
                      <a:off x="0" y="0"/>
                      <a:ext cx="4164806" cy="2776538"/>
                    </a:xfrm>
                    <a:prstGeom prst="rect">
                      <a:avLst/>
                    </a:prstGeom>
                    <a:ln/>
                  </pic:spPr>
                </pic:pic>
              </a:graphicData>
            </a:graphic>
          </wp:inline>
        </w:drawing>
      </w:r>
      <w:r>
        <w:rPr>
          <w:rFonts w:ascii="Times New Roman" w:eastAsia="Times New Roman" w:hAnsi="Times New Roman" w:cs="Times New Roman"/>
          <w:b/>
          <w:noProof/>
          <w:sz w:val="32"/>
          <w:szCs w:val="32"/>
        </w:rPr>
        <w:drawing>
          <wp:inline distT="114300" distB="114300" distL="114300" distR="114300" wp14:anchorId="35B96ACD" wp14:editId="25431A62">
            <wp:extent cx="3182775" cy="2038350"/>
            <wp:effectExtent l="0" t="0" r="0" b="0"/>
            <wp:docPr id="4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7"/>
                    <a:srcRect r="13432" b="18320"/>
                    <a:stretch>
                      <a:fillRect/>
                    </a:stretch>
                  </pic:blipFill>
                  <pic:spPr>
                    <a:xfrm>
                      <a:off x="0" y="0"/>
                      <a:ext cx="3182775" cy="2038350"/>
                    </a:xfrm>
                    <a:prstGeom prst="rect">
                      <a:avLst/>
                    </a:prstGeom>
                    <a:ln/>
                  </pic:spPr>
                </pic:pic>
              </a:graphicData>
            </a:graphic>
          </wp:inline>
        </w:drawing>
      </w:r>
    </w:p>
    <w:p w14:paraId="2085C6D4" w14:textId="1F8C250D" w:rsidR="0057795E" w:rsidRDefault="0055601C" w:rsidP="0057795E">
      <w:pPr>
        <w:spacing w:line="259" w:lineRule="auto"/>
        <w:jc w:val="center"/>
        <w:rPr>
          <w:rFonts w:ascii="Times New Roman" w:eastAsia="Times New Roman" w:hAnsi="Times New Roman" w:cs="Times New Roman"/>
          <w:sz w:val="26"/>
          <w:szCs w:val="26"/>
        </w:rPr>
      </w:pPr>
      <w:r w:rsidRPr="001E488C">
        <w:rPr>
          <w:rFonts w:ascii="Times New Roman" w:eastAsia="Times New Roman" w:hAnsi="Times New Roman" w:cs="Times New Roman"/>
          <w:sz w:val="26"/>
          <w:szCs w:val="26"/>
        </w:rPr>
        <w:t xml:space="preserve">Figure 19: AbtDB.java is used for an interface and ConDB.java file consists of codes that result in the formation of connection between Java and the </w:t>
      </w:r>
      <w:proofErr w:type="gramStart"/>
      <w:r w:rsidRPr="001E488C">
        <w:rPr>
          <w:rFonts w:ascii="Times New Roman" w:eastAsia="Times New Roman" w:hAnsi="Times New Roman" w:cs="Times New Roman"/>
          <w:sz w:val="26"/>
          <w:szCs w:val="26"/>
        </w:rPr>
        <w:t>database</w:t>
      </w:r>
      <w:proofErr w:type="gramEnd"/>
    </w:p>
    <w:p w14:paraId="31D3879C" w14:textId="116C8085" w:rsidR="00D33621" w:rsidRDefault="00D33621" w:rsidP="00D33621">
      <w:pPr>
        <w:pStyle w:val="Heading1"/>
        <w:rPr>
          <w:b/>
          <w:bCs/>
          <w:sz w:val="36"/>
          <w:szCs w:val="36"/>
        </w:rPr>
      </w:pPr>
    </w:p>
    <w:p w14:paraId="0A8B2D7C" w14:textId="77777777" w:rsidR="00D33621" w:rsidRPr="00D33621" w:rsidRDefault="00D33621" w:rsidP="00D33621"/>
    <w:p w14:paraId="25B1A38D" w14:textId="3B045F94" w:rsidR="00166251" w:rsidRPr="00D33621" w:rsidRDefault="0055601C" w:rsidP="0057795E">
      <w:pPr>
        <w:pStyle w:val="Heading1"/>
        <w:jc w:val="center"/>
        <w:rPr>
          <w:b/>
          <w:bCs/>
          <w:sz w:val="36"/>
          <w:szCs w:val="36"/>
        </w:rPr>
      </w:pPr>
      <w:bookmarkStart w:id="13" w:name="_Toc85390054"/>
      <w:r w:rsidRPr="00D33621">
        <w:rPr>
          <w:b/>
          <w:bCs/>
          <w:sz w:val="36"/>
          <w:szCs w:val="36"/>
        </w:rPr>
        <w:lastRenderedPageBreak/>
        <w:t>Database codes</w:t>
      </w:r>
      <w:bookmarkEnd w:id="13"/>
    </w:p>
    <w:p w14:paraId="2ADC2A58" w14:textId="77777777" w:rsidR="00166251" w:rsidRPr="00D33621" w:rsidRDefault="00166251">
      <w:pPr>
        <w:spacing w:line="259" w:lineRule="auto"/>
        <w:jc w:val="both"/>
        <w:rPr>
          <w:rFonts w:ascii="Times New Roman" w:eastAsia="Times New Roman" w:hAnsi="Times New Roman" w:cs="Times New Roman"/>
          <w:sz w:val="32"/>
          <w:szCs w:val="32"/>
        </w:rPr>
      </w:pPr>
    </w:p>
    <w:p w14:paraId="5B514ECE" w14:textId="364A969C" w:rsidR="00166251" w:rsidRDefault="0055601C">
      <w:pPr>
        <w:spacing w:line="259" w:lineRule="auto"/>
        <w:jc w:val="both"/>
        <w:rPr>
          <w:rFonts w:ascii="Times New Roman" w:eastAsia="Times New Roman" w:hAnsi="Times New Roman" w:cs="Times New Roman"/>
          <w:sz w:val="25"/>
          <w:szCs w:val="25"/>
        </w:rPr>
      </w:pPr>
      <w:r>
        <w:rPr>
          <w:rFonts w:ascii="Times New Roman" w:eastAsia="Times New Roman" w:hAnsi="Times New Roman" w:cs="Times New Roman"/>
          <w:sz w:val="25"/>
          <w:szCs w:val="25"/>
        </w:rPr>
        <w:t xml:space="preserve">The screenshots </w:t>
      </w:r>
      <w:r w:rsidR="001E488C">
        <w:rPr>
          <w:rFonts w:ascii="Times New Roman" w:eastAsia="Times New Roman" w:hAnsi="Times New Roman" w:cs="Times New Roman"/>
          <w:sz w:val="25"/>
          <w:szCs w:val="25"/>
        </w:rPr>
        <w:t>display</w:t>
      </w:r>
      <w:r>
        <w:rPr>
          <w:rFonts w:ascii="Times New Roman" w:eastAsia="Times New Roman" w:hAnsi="Times New Roman" w:cs="Times New Roman"/>
          <w:sz w:val="25"/>
          <w:szCs w:val="25"/>
        </w:rPr>
        <w:t xml:space="preserve"> the MySQL Database, which was used to construct the Appointment, Department, and Patient </w:t>
      </w:r>
      <w:r w:rsidR="001E488C">
        <w:rPr>
          <w:rFonts w:ascii="Times New Roman" w:eastAsia="Times New Roman" w:hAnsi="Times New Roman" w:cs="Times New Roman"/>
          <w:sz w:val="25"/>
          <w:szCs w:val="25"/>
        </w:rPr>
        <w:t>tables. Appoint</w:t>
      </w:r>
      <w:r>
        <w:rPr>
          <w:rFonts w:ascii="Times New Roman" w:eastAsia="Times New Roman" w:hAnsi="Times New Roman" w:cs="Times New Roman"/>
          <w:sz w:val="25"/>
          <w:szCs w:val="25"/>
        </w:rPr>
        <w:t xml:space="preserve"> is the relationship between Patient and Appointment, while Has </w:t>
      </w:r>
      <w:r w:rsidR="001E488C">
        <w:rPr>
          <w:rFonts w:ascii="Times New Roman" w:eastAsia="Times New Roman" w:hAnsi="Times New Roman" w:cs="Times New Roman"/>
          <w:sz w:val="25"/>
          <w:szCs w:val="25"/>
        </w:rPr>
        <w:t>been</w:t>
      </w:r>
      <w:r>
        <w:rPr>
          <w:rFonts w:ascii="Times New Roman" w:eastAsia="Times New Roman" w:hAnsi="Times New Roman" w:cs="Times New Roman"/>
          <w:sz w:val="25"/>
          <w:szCs w:val="25"/>
        </w:rPr>
        <w:t xml:space="preserve"> the relationship between Appointment and Department. </w:t>
      </w:r>
      <w:proofErr w:type="spellStart"/>
      <w:r>
        <w:rPr>
          <w:rFonts w:ascii="Times New Roman" w:eastAsia="Times New Roman" w:hAnsi="Times New Roman" w:cs="Times New Roman"/>
          <w:sz w:val="25"/>
          <w:szCs w:val="25"/>
        </w:rPr>
        <w:t>PatPass</w:t>
      </w:r>
      <w:proofErr w:type="spellEnd"/>
      <w:r>
        <w:rPr>
          <w:rFonts w:ascii="Times New Roman" w:eastAsia="Times New Roman" w:hAnsi="Times New Roman" w:cs="Times New Roman"/>
          <w:sz w:val="25"/>
          <w:szCs w:val="25"/>
        </w:rPr>
        <w:t xml:space="preserve">, </w:t>
      </w:r>
      <w:proofErr w:type="spellStart"/>
      <w:r>
        <w:rPr>
          <w:rFonts w:ascii="Times New Roman" w:eastAsia="Times New Roman" w:hAnsi="Times New Roman" w:cs="Times New Roman"/>
          <w:sz w:val="25"/>
          <w:szCs w:val="25"/>
        </w:rPr>
        <w:t>PatName</w:t>
      </w:r>
      <w:proofErr w:type="spellEnd"/>
      <w:r>
        <w:rPr>
          <w:rFonts w:ascii="Times New Roman" w:eastAsia="Times New Roman" w:hAnsi="Times New Roman" w:cs="Times New Roman"/>
          <w:sz w:val="25"/>
          <w:szCs w:val="25"/>
        </w:rPr>
        <w:t xml:space="preserve">, and </w:t>
      </w:r>
      <w:proofErr w:type="spellStart"/>
      <w:r>
        <w:rPr>
          <w:rFonts w:ascii="Times New Roman" w:eastAsia="Times New Roman" w:hAnsi="Times New Roman" w:cs="Times New Roman"/>
          <w:sz w:val="25"/>
          <w:szCs w:val="25"/>
        </w:rPr>
        <w:t>PatID</w:t>
      </w:r>
      <w:proofErr w:type="spellEnd"/>
      <w:r>
        <w:rPr>
          <w:rFonts w:ascii="Times New Roman" w:eastAsia="Times New Roman" w:hAnsi="Times New Roman" w:cs="Times New Roman"/>
          <w:sz w:val="25"/>
          <w:szCs w:val="25"/>
        </w:rPr>
        <w:t xml:space="preserve"> are the Patient's characteristics. </w:t>
      </w:r>
      <w:proofErr w:type="spellStart"/>
      <w:r>
        <w:rPr>
          <w:rFonts w:ascii="Times New Roman" w:eastAsia="Times New Roman" w:hAnsi="Times New Roman" w:cs="Times New Roman"/>
          <w:sz w:val="25"/>
          <w:szCs w:val="25"/>
        </w:rPr>
        <w:t>AppID</w:t>
      </w:r>
      <w:proofErr w:type="spellEnd"/>
      <w:r>
        <w:rPr>
          <w:rFonts w:ascii="Times New Roman" w:eastAsia="Times New Roman" w:hAnsi="Times New Roman" w:cs="Times New Roman"/>
          <w:sz w:val="25"/>
          <w:szCs w:val="25"/>
        </w:rPr>
        <w:t xml:space="preserve">, </w:t>
      </w:r>
      <w:proofErr w:type="spellStart"/>
      <w:r>
        <w:rPr>
          <w:rFonts w:ascii="Times New Roman" w:eastAsia="Times New Roman" w:hAnsi="Times New Roman" w:cs="Times New Roman"/>
          <w:sz w:val="25"/>
          <w:szCs w:val="25"/>
        </w:rPr>
        <w:t>Pnumber</w:t>
      </w:r>
      <w:proofErr w:type="spellEnd"/>
      <w:r>
        <w:rPr>
          <w:rFonts w:ascii="Times New Roman" w:eastAsia="Times New Roman" w:hAnsi="Times New Roman" w:cs="Times New Roman"/>
          <w:sz w:val="25"/>
          <w:szCs w:val="25"/>
        </w:rPr>
        <w:t xml:space="preserve">, Date, Time, </w:t>
      </w:r>
      <w:proofErr w:type="spellStart"/>
      <w:r>
        <w:rPr>
          <w:rFonts w:ascii="Times New Roman" w:eastAsia="Times New Roman" w:hAnsi="Times New Roman" w:cs="Times New Roman"/>
          <w:sz w:val="25"/>
          <w:szCs w:val="25"/>
        </w:rPr>
        <w:t>PatID</w:t>
      </w:r>
      <w:proofErr w:type="spellEnd"/>
      <w:r>
        <w:rPr>
          <w:rFonts w:ascii="Times New Roman" w:eastAsia="Times New Roman" w:hAnsi="Times New Roman" w:cs="Times New Roman"/>
          <w:sz w:val="25"/>
          <w:szCs w:val="25"/>
        </w:rPr>
        <w:t xml:space="preserve">, and </w:t>
      </w:r>
      <w:proofErr w:type="spellStart"/>
      <w:r>
        <w:rPr>
          <w:rFonts w:ascii="Times New Roman" w:eastAsia="Times New Roman" w:hAnsi="Times New Roman" w:cs="Times New Roman"/>
          <w:sz w:val="25"/>
          <w:szCs w:val="25"/>
        </w:rPr>
        <w:t>Dname</w:t>
      </w:r>
      <w:proofErr w:type="spellEnd"/>
      <w:r>
        <w:rPr>
          <w:rFonts w:ascii="Times New Roman" w:eastAsia="Times New Roman" w:hAnsi="Times New Roman" w:cs="Times New Roman"/>
          <w:sz w:val="25"/>
          <w:szCs w:val="25"/>
        </w:rPr>
        <w:t xml:space="preserve"> are the characteristics for the appointment. Finally, </w:t>
      </w:r>
      <w:proofErr w:type="spellStart"/>
      <w:r>
        <w:rPr>
          <w:rFonts w:ascii="Times New Roman" w:eastAsia="Times New Roman" w:hAnsi="Times New Roman" w:cs="Times New Roman"/>
          <w:sz w:val="25"/>
          <w:szCs w:val="25"/>
        </w:rPr>
        <w:t>Dname</w:t>
      </w:r>
      <w:proofErr w:type="spellEnd"/>
      <w:r>
        <w:rPr>
          <w:rFonts w:ascii="Times New Roman" w:eastAsia="Times New Roman" w:hAnsi="Times New Roman" w:cs="Times New Roman"/>
          <w:sz w:val="25"/>
          <w:szCs w:val="25"/>
        </w:rPr>
        <w:t xml:space="preserve"> is an attribute for the department. As a result, the following codes are a good depiction of the ER Diagram, which was used to create the app using Java and MySQL scripts, resulting in the program starting properly with all functions as ordered and intended.</w:t>
      </w:r>
    </w:p>
    <w:p w14:paraId="594910B2" w14:textId="77777777" w:rsidR="00166251" w:rsidRDefault="00166251">
      <w:pPr>
        <w:spacing w:line="259" w:lineRule="auto"/>
        <w:jc w:val="center"/>
        <w:rPr>
          <w:rFonts w:ascii="Times New Roman" w:eastAsia="Times New Roman" w:hAnsi="Times New Roman" w:cs="Times New Roman"/>
          <w:b/>
          <w:sz w:val="32"/>
          <w:szCs w:val="32"/>
        </w:rPr>
      </w:pPr>
    </w:p>
    <w:p w14:paraId="63127107" w14:textId="77777777" w:rsidR="00166251" w:rsidRDefault="0055601C">
      <w:pPr>
        <w:spacing w:line="259"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1A57E843" wp14:editId="397610D5">
            <wp:extent cx="3627600" cy="892439"/>
            <wp:effectExtent l="0" t="0" r="0" b="0"/>
            <wp:docPr id="7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88"/>
                    <a:srcRect l="19121" t="20058" r="50722" b="66961"/>
                    <a:stretch>
                      <a:fillRect/>
                    </a:stretch>
                  </pic:blipFill>
                  <pic:spPr>
                    <a:xfrm>
                      <a:off x="0" y="0"/>
                      <a:ext cx="3627600" cy="892439"/>
                    </a:xfrm>
                    <a:prstGeom prst="rect">
                      <a:avLst/>
                    </a:prstGeom>
                    <a:ln/>
                  </pic:spPr>
                </pic:pic>
              </a:graphicData>
            </a:graphic>
          </wp:inline>
        </w:drawing>
      </w:r>
      <w:r>
        <w:rPr>
          <w:rFonts w:ascii="Times New Roman" w:eastAsia="Times New Roman" w:hAnsi="Times New Roman" w:cs="Times New Roman"/>
          <w:b/>
          <w:noProof/>
          <w:sz w:val="32"/>
          <w:szCs w:val="32"/>
        </w:rPr>
        <w:drawing>
          <wp:inline distT="114300" distB="114300" distL="114300" distR="114300" wp14:anchorId="01708197" wp14:editId="542838E6">
            <wp:extent cx="5893178" cy="1776413"/>
            <wp:effectExtent l="0" t="0" r="0" b="0"/>
            <wp:docPr id="2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9"/>
                    <a:srcRect/>
                    <a:stretch>
                      <a:fillRect/>
                    </a:stretch>
                  </pic:blipFill>
                  <pic:spPr>
                    <a:xfrm>
                      <a:off x="0" y="0"/>
                      <a:ext cx="5893178" cy="1776413"/>
                    </a:xfrm>
                    <a:prstGeom prst="rect">
                      <a:avLst/>
                    </a:prstGeom>
                    <a:ln/>
                  </pic:spPr>
                </pic:pic>
              </a:graphicData>
            </a:graphic>
          </wp:inline>
        </w:drawing>
      </w:r>
      <w:r>
        <w:rPr>
          <w:rFonts w:ascii="Times New Roman" w:eastAsia="Times New Roman" w:hAnsi="Times New Roman" w:cs="Times New Roman"/>
          <w:b/>
          <w:noProof/>
          <w:sz w:val="32"/>
          <w:szCs w:val="32"/>
        </w:rPr>
        <w:drawing>
          <wp:inline distT="114300" distB="114300" distL="114300" distR="114300" wp14:anchorId="261BAE7E" wp14:editId="0F01DC09">
            <wp:extent cx="6243638" cy="934876"/>
            <wp:effectExtent l="0" t="0" r="0" b="0"/>
            <wp:docPr id="6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90"/>
                    <a:srcRect/>
                    <a:stretch>
                      <a:fillRect/>
                    </a:stretch>
                  </pic:blipFill>
                  <pic:spPr>
                    <a:xfrm>
                      <a:off x="0" y="0"/>
                      <a:ext cx="6243638" cy="934876"/>
                    </a:xfrm>
                    <a:prstGeom prst="rect">
                      <a:avLst/>
                    </a:prstGeom>
                    <a:ln/>
                  </pic:spPr>
                </pic:pic>
              </a:graphicData>
            </a:graphic>
          </wp:inline>
        </w:drawing>
      </w:r>
      <w:r>
        <w:rPr>
          <w:rFonts w:ascii="Times New Roman" w:eastAsia="Times New Roman" w:hAnsi="Times New Roman" w:cs="Times New Roman"/>
          <w:b/>
          <w:noProof/>
          <w:sz w:val="32"/>
          <w:szCs w:val="32"/>
        </w:rPr>
        <w:drawing>
          <wp:inline distT="114300" distB="114300" distL="114300" distR="114300" wp14:anchorId="55630AF4" wp14:editId="53A809A2">
            <wp:extent cx="4503900" cy="1868546"/>
            <wp:effectExtent l="0" t="0" r="0" b="0"/>
            <wp:docPr id="97"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91"/>
                    <a:srcRect/>
                    <a:stretch>
                      <a:fillRect/>
                    </a:stretch>
                  </pic:blipFill>
                  <pic:spPr>
                    <a:xfrm>
                      <a:off x="0" y="0"/>
                      <a:ext cx="4503900" cy="1868546"/>
                    </a:xfrm>
                    <a:prstGeom prst="rect">
                      <a:avLst/>
                    </a:prstGeom>
                    <a:ln/>
                  </pic:spPr>
                </pic:pic>
              </a:graphicData>
            </a:graphic>
          </wp:inline>
        </w:drawing>
      </w:r>
    </w:p>
    <w:p w14:paraId="5586F6C1" w14:textId="220F98A7" w:rsidR="00166251" w:rsidRDefault="0055601C" w:rsidP="00415431">
      <w:pPr>
        <w:spacing w:line="259" w:lineRule="auto"/>
        <w:jc w:val="center"/>
        <w:rPr>
          <w:rFonts w:ascii="Times New Roman" w:eastAsia="Times New Roman" w:hAnsi="Times New Roman" w:cs="Times New Roman"/>
          <w:sz w:val="27"/>
          <w:szCs w:val="27"/>
        </w:rPr>
      </w:pPr>
      <w:r>
        <w:rPr>
          <w:rFonts w:ascii="Times New Roman" w:eastAsia="Times New Roman" w:hAnsi="Times New Roman" w:cs="Times New Roman"/>
          <w:sz w:val="27"/>
          <w:szCs w:val="27"/>
        </w:rPr>
        <w:t>Figure 20:  The screen capture shows MySQL Database that has been used to create tables for Appointment, Department and Patient</w:t>
      </w:r>
    </w:p>
    <w:p w14:paraId="14352FBD" w14:textId="77777777" w:rsidR="00D811D0" w:rsidRDefault="00D811D0">
      <w:pPr>
        <w:spacing w:line="259" w:lineRule="auto"/>
        <w:jc w:val="center"/>
        <w:rPr>
          <w:rFonts w:ascii="Times New Roman" w:eastAsia="Times New Roman" w:hAnsi="Times New Roman" w:cs="Times New Roman"/>
          <w:b/>
          <w:sz w:val="32"/>
          <w:szCs w:val="32"/>
        </w:rPr>
      </w:pPr>
    </w:p>
    <w:p w14:paraId="35B52274" w14:textId="577532D6" w:rsidR="00166251" w:rsidRPr="00D33621" w:rsidRDefault="0055601C" w:rsidP="00D811D0">
      <w:pPr>
        <w:pStyle w:val="Heading1"/>
        <w:jc w:val="center"/>
        <w:rPr>
          <w:b/>
          <w:bCs/>
          <w:sz w:val="36"/>
          <w:szCs w:val="36"/>
        </w:rPr>
      </w:pPr>
      <w:bookmarkStart w:id="14" w:name="_Toc85390055"/>
      <w:r w:rsidRPr="00D33621">
        <w:rPr>
          <w:b/>
          <w:bCs/>
          <w:sz w:val="36"/>
          <w:szCs w:val="36"/>
        </w:rPr>
        <w:lastRenderedPageBreak/>
        <w:t>Conclusion</w:t>
      </w:r>
      <w:bookmarkEnd w:id="14"/>
    </w:p>
    <w:p w14:paraId="00F79BE7" w14:textId="77777777" w:rsidR="00166251" w:rsidRDefault="00166251">
      <w:pPr>
        <w:spacing w:line="259" w:lineRule="auto"/>
        <w:jc w:val="center"/>
        <w:rPr>
          <w:rFonts w:ascii="Times New Roman" w:eastAsia="Times New Roman" w:hAnsi="Times New Roman" w:cs="Times New Roman"/>
          <w:b/>
          <w:sz w:val="32"/>
          <w:szCs w:val="32"/>
        </w:rPr>
      </w:pPr>
    </w:p>
    <w:p w14:paraId="3624A5A4" w14:textId="583C2935" w:rsidR="00166251" w:rsidRDefault="0055601C">
      <w:pPr>
        <w:spacing w:line="259" w:lineRule="auto"/>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Overall,</w:t>
      </w:r>
      <w:r w:rsidR="00276584">
        <w:rPr>
          <w:rFonts w:ascii="Times New Roman" w:eastAsia="Times New Roman" w:hAnsi="Times New Roman" w:cs="Times New Roman"/>
          <w:sz w:val="27"/>
          <w:szCs w:val="27"/>
        </w:rPr>
        <w:t xml:space="preserve"> </w:t>
      </w:r>
      <w:r>
        <w:rPr>
          <w:rFonts w:ascii="Times New Roman" w:eastAsia="Times New Roman" w:hAnsi="Times New Roman" w:cs="Times New Roman"/>
          <w:sz w:val="27"/>
          <w:szCs w:val="27"/>
        </w:rPr>
        <w:t xml:space="preserve">we have been through every step of the </w:t>
      </w:r>
      <w:proofErr w:type="gramStart"/>
      <w:r>
        <w:rPr>
          <w:rFonts w:ascii="Times New Roman" w:eastAsia="Times New Roman" w:hAnsi="Times New Roman" w:cs="Times New Roman"/>
          <w:sz w:val="27"/>
          <w:szCs w:val="27"/>
        </w:rPr>
        <w:t>application</w:t>
      </w:r>
      <w:proofErr w:type="gramEnd"/>
      <w:r>
        <w:rPr>
          <w:rFonts w:ascii="Times New Roman" w:eastAsia="Times New Roman" w:hAnsi="Times New Roman" w:cs="Times New Roman"/>
          <w:sz w:val="27"/>
          <w:szCs w:val="27"/>
        </w:rPr>
        <w:t xml:space="preserve"> and they </w:t>
      </w:r>
      <w:r w:rsidR="00893E32">
        <w:rPr>
          <w:rFonts w:ascii="Times New Roman" w:eastAsia="Times New Roman" w:hAnsi="Times New Roman" w:cs="Times New Roman"/>
          <w:sz w:val="27"/>
          <w:szCs w:val="27"/>
        </w:rPr>
        <w:t>are, the</w:t>
      </w:r>
      <w:r>
        <w:rPr>
          <w:rFonts w:ascii="Times New Roman" w:eastAsia="Times New Roman" w:hAnsi="Times New Roman" w:cs="Times New Roman"/>
          <w:sz w:val="27"/>
          <w:szCs w:val="27"/>
        </w:rPr>
        <w:t xml:space="preserve"> development of </w:t>
      </w:r>
      <w:r w:rsidR="00893E32">
        <w:rPr>
          <w:rFonts w:ascii="Times New Roman" w:eastAsia="Times New Roman" w:hAnsi="Times New Roman" w:cs="Times New Roman"/>
          <w:sz w:val="27"/>
          <w:szCs w:val="27"/>
        </w:rPr>
        <w:t>the ER</w:t>
      </w:r>
      <w:r>
        <w:rPr>
          <w:rFonts w:ascii="Times New Roman" w:eastAsia="Times New Roman" w:hAnsi="Times New Roman" w:cs="Times New Roman"/>
          <w:sz w:val="27"/>
          <w:szCs w:val="27"/>
        </w:rPr>
        <w:t xml:space="preserve"> Diagram, creation of the pages such </w:t>
      </w:r>
      <w:r w:rsidR="00893E32">
        <w:rPr>
          <w:rFonts w:ascii="Times New Roman" w:eastAsia="Times New Roman" w:hAnsi="Times New Roman" w:cs="Times New Roman"/>
          <w:sz w:val="27"/>
          <w:szCs w:val="27"/>
        </w:rPr>
        <w:t>as Account</w:t>
      </w:r>
      <w:r>
        <w:rPr>
          <w:rFonts w:ascii="Times New Roman" w:eastAsia="Times New Roman" w:hAnsi="Times New Roman" w:cs="Times New Roman"/>
          <w:sz w:val="27"/>
          <w:szCs w:val="27"/>
        </w:rPr>
        <w:t xml:space="preserve">, Cancel, Create, Home, Sign-In, Sign-Up and View pages, Java files named AbtDB.java and ConDB.java containing code connecting database and Java application, Initial codes of Java, Database </w:t>
      </w:r>
      <w:r w:rsidR="00893E32">
        <w:rPr>
          <w:rFonts w:ascii="Times New Roman" w:eastAsia="Times New Roman" w:hAnsi="Times New Roman" w:cs="Times New Roman"/>
          <w:sz w:val="27"/>
          <w:szCs w:val="27"/>
        </w:rPr>
        <w:t>Table Codes</w:t>
      </w:r>
      <w:r>
        <w:rPr>
          <w:rFonts w:ascii="Times New Roman" w:eastAsia="Times New Roman" w:hAnsi="Times New Roman" w:cs="Times New Roman"/>
          <w:sz w:val="27"/>
          <w:szCs w:val="27"/>
        </w:rPr>
        <w:t xml:space="preserve"> and Background creation or GUI that users go through while using the app.  The screen captures of the app displays every step and java </w:t>
      </w:r>
      <w:r w:rsidR="002D5F39">
        <w:rPr>
          <w:rFonts w:ascii="Times New Roman" w:eastAsia="Times New Roman" w:hAnsi="Times New Roman" w:cs="Times New Roman"/>
          <w:sz w:val="27"/>
          <w:szCs w:val="27"/>
        </w:rPr>
        <w:t>coding</w:t>
      </w:r>
      <w:r>
        <w:rPr>
          <w:rFonts w:ascii="Times New Roman" w:eastAsia="Times New Roman" w:hAnsi="Times New Roman" w:cs="Times New Roman"/>
          <w:sz w:val="27"/>
          <w:szCs w:val="27"/>
        </w:rPr>
        <w:t xml:space="preserve"> used for it previously, and at the same time give explanations about the ER-diagram based on which the app was </w:t>
      </w:r>
      <w:proofErr w:type="gramStart"/>
      <w:r>
        <w:rPr>
          <w:rFonts w:ascii="Times New Roman" w:eastAsia="Times New Roman" w:hAnsi="Times New Roman" w:cs="Times New Roman"/>
          <w:sz w:val="27"/>
          <w:szCs w:val="27"/>
        </w:rPr>
        <w:t>made</w:t>
      </w:r>
      <w:proofErr w:type="gramEnd"/>
      <w:r>
        <w:rPr>
          <w:rFonts w:ascii="Times New Roman" w:eastAsia="Times New Roman" w:hAnsi="Times New Roman" w:cs="Times New Roman"/>
          <w:sz w:val="27"/>
          <w:szCs w:val="27"/>
        </w:rPr>
        <w:t xml:space="preserve"> and MySQL Database code used for it. </w:t>
      </w:r>
    </w:p>
    <w:p w14:paraId="36F34B50" w14:textId="77777777" w:rsidR="00166251" w:rsidRDefault="00166251">
      <w:pPr>
        <w:spacing w:line="259" w:lineRule="auto"/>
        <w:jc w:val="both"/>
        <w:rPr>
          <w:rFonts w:ascii="Times New Roman" w:eastAsia="Times New Roman" w:hAnsi="Times New Roman" w:cs="Times New Roman"/>
          <w:sz w:val="27"/>
          <w:szCs w:val="27"/>
        </w:rPr>
      </w:pPr>
    </w:p>
    <w:p w14:paraId="2E9D0CFD" w14:textId="615BC954" w:rsidR="00166251" w:rsidRDefault="0055601C">
      <w:pPr>
        <w:spacing w:line="259" w:lineRule="auto"/>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Our program uses JAVA language and </w:t>
      </w:r>
      <w:r w:rsidR="002D5F39">
        <w:rPr>
          <w:rFonts w:ascii="Times New Roman" w:eastAsia="Times New Roman" w:hAnsi="Times New Roman" w:cs="Times New Roman"/>
          <w:sz w:val="27"/>
          <w:szCs w:val="27"/>
        </w:rPr>
        <w:t>window builder</w:t>
      </w:r>
      <w:r>
        <w:rPr>
          <w:rFonts w:ascii="Times New Roman" w:eastAsia="Times New Roman" w:hAnsi="Times New Roman" w:cs="Times New Roman"/>
          <w:sz w:val="27"/>
          <w:szCs w:val="27"/>
        </w:rPr>
        <w:t xml:space="preserve"> JAVA Swing to make the program. In addition, our group focuses on the program or application, but in the future, we will add more classes and use more </w:t>
      </w:r>
      <w:r w:rsidR="002D5F39">
        <w:rPr>
          <w:rFonts w:ascii="Times New Roman" w:eastAsia="Times New Roman" w:hAnsi="Times New Roman" w:cs="Times New Roman"/>
          <w:sz w:val="27"/>
          <w:szCs w:val="27"/>
        </w:rPr>
        <w:t>object-oriented</w:t>
      </w:r>
      <w:r>
        <w:rPr>
          <w:rFonts w:ascii="Times New Roman" w:eastAsia="Times New Roman" w:hAnsi="Times New Roman" w:cs="Times New Roman"/>
          <w:sz w:val="27"/>
          <w:szCs w:val="27"/>
        </w:rPr>
        <w:t xml:space="preserve"> programming, certainly in our </w:t>
      </w:r>
      <w:r w:rsidR="002D5F39">
        <w:rPr>
          <w:rFonts w:ascii="Times New Roman" w:eastAsia="Times New Roman" w:hAnsi="Times New Roman" w:cs="Times New Roman"/>
          <w:sz w:val="27"/>
          <w:szCs w:val="27"/>
        </w:rPr>
        <w:t>program. In</w:t>
      </w:r>
      <w:r>
        <w:rPr>
          <w:rFonts w:ascii="Times New Roman" w:eastAsia="Times New Roman" w:hAnsi="Times New Roman" w:cs="Times New Roman"/>
          <w:sz w:val="27"/>
          <w:szCs w:val="27"/>
        </w:rPr>
        <w:t xml:space="preserve"> week 3, we integrate the idea of what we will do. In week 4, we conclude that we will do hospital appointments after that we design our database and start coding SQL language. When we finish the database, we design and create GUI for our program in week 6. In week 7, we start studying window builder. </w:t>
      </w:r>
    </w:p>
    <w:p w14:paraId="5A07FFFA" w14:textId="77777777" w:rsidR="00166251" w:rsidRDefault="00166251">
      <w:pPr>
        <w:spacing w:line="259" w:lineRule="auto"/>
        <w:jc w:val="both"/>
        <w:rPr>
          <w:rFonts w:ascii="Times New Roman" w:eastAsia="Times New Roman" w:hAnsi="Times New Roman" w:cs="Times New Roman"/>
          <w:sz w:val="27"/>
          <w:szCs w:val="27"/>
        </w:rPr>
      </w:pPr>
    </w:p>
    <w:p w14:paraId="7FF41141" w14:textId="77777777" w:rsidR="00166251" w:rsidRDefault="0055601C">
      <w:pPr>
        <w:spacing w:line="259" w:lineRule="auto"/>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In week 8, we start coding the account and sign in. In week 9, we start coding class for database connection </w:t>
      </w:r>
      <w:proofErr w:type="gramStart"/>
      <w:r>
        <w:rPr>
          <w:rFonts w:ascii="Times New Roman" w:eastAsia="Times New Roman" w:hAnsi="Times New Roman" w:cs="Times New Roman"/>
          <w:sz w:val="27"/>
          <w:szCs w:val="27"/>
        </w:rPr>
        <w:t>and also</w:t>
      </w:r>
      <w:proofErr w:type="gramEnd"/>
      <w:r>
        <w:rPr>
          <w:rFonts w:ascii="Times New Roman" w:eastAsia="Times New Roman" w:hAnsi="Times New Roman" w:cs="Times New Roman"/>
          <w:sz w:val="27"/>
          <w:szCs w:val="27"/>
        </w:rPr>
        <w:t xml:space="preserve"> think about interfaces. In week 10, we start coding the home page and creating a page. In the home page, we find how to make the name of the user appear behind welcome. For the create page, we find how to make placeholders in date and time. Also, think about how to use arrays on this page. As a result, we decided to use an array to store all information that users fill in to create appointments, and this information will be stored in the database after you click the create button. </w:t>
      </w:r>
    </w:p>
    <w:p w14:paraId="5146D8FB" w14:textId="77777777" w:rsidR="00166251" w:rsidRDefault="00166251">
      <w:pPr>
        <w:spacing w:line="259" w:lineRule="auto"/>
        <w:jc w:val="both"/>
        <w:rPr>
          <w:rFonts w:ascii="Times New Roman" w:eastAsia="Times New Roman" w:hAnsi="Times New Roman" w:cs="Times New Roman"/>
          <w:sz w:val="27"/>
          <w:szCs w:val="27"/>
        </w:rPr>
      </w:pPr>
    </w:p>
    <w:p w14:paraId="435AA5DD" w14:textId="22D3D565" w:rsidR="00166251" w:rsidRDefault="0055601C">
      <w:pPr>
        <w:spacing w:line="259" w:lineRule="auto"/>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In week 11, we cancel and view appointments. In the cancel page, we think that we will make a program to check that the user has an appointment id that is inputted or not. In the view page, we find how to show table that shows all appointments of the </w:t>
      </w:r>
      <w:r w:rsidR="002D5F39">
        <w:rPr>
          <w:rFonts w:ascii="Times New Roman" w:eastAsia="Times New Roman" w:hAnsi="Times New Roman" w:cs="Times New Roman"/>
          <w:sz w:val="27"/>
          <w:szCs w:val="27"/>
        </w:rPr>
        <w:t>user. Object</w:t>
      </w:r>
      <w:r>
        <w:rPr>
          <w:rFonts w:ascii="Times New Roman" w:eastAsia="Times New Roman" w:hAnsi="Times New Roman" w:cs="Times New Roman"/>
          <w:sz w:val="27"/>
          <w:szCs w:val="27"/>
        </w:rPr>
        <w:t xml:space="preserve"> Oriented Programming makes us put the information easily in the parameter, such as text. If our project doesn't have Object Oriented Programming, we </w:t>
      </w:r>
      <w:proofErr w:type="gramStart"/>
      <w:r>
        <w:rPr>
          <w:rFonts w:ascii="Times New Roman" w:eastAsia="Times New Roman" w:hAnsi="Times New Roman" w:cs="Times New Roman"/>
          <w:sz w:val="27"/>
          <w:szCs w:val="27"/>
        </w:rPr>
        <w:t>have to</w:t>
      </w:r>
      <w:proofErr w:type="gramEnd"/>
      <w:r>
        <w:rPr>
          <w:rFonts w:ascii="Times New Roman" w:eastAsia="Times New Roman" w:hAnsi="Times New Roman" w:cs="Times New Roman"/>
          <w:sz w:val="27"/>
          <w:szCs w:val="27"/>
        </w:rPr>
        <w:t xml:space="preserve"> write code a lot. It is like if we don't have it, we </w:t>
      </w:r>
      <w:proofErr w:type="gramStart"/>
      <w:r>
        <w:rPr>
          <w:rFonts w:ascii="Times New Roman" w:eastAsia="Times New Roman" w:hAnsi="Times New Roman" w:cs="Times New Roman"/>
          <w:sz w:val="27"/>
          <w:szCs w:val="27"/>
        </w:rPr>
        <w:t>have to</w:t>
      </w:r>
      <w:proofErr w:type="gramEnd"/>
      <w:r>
        <w:rPr>
          <w:rFonts w:ascii="Times New Roman" w:eastAsia="Times New Roman" w:hAnsi="Times New Roman" w:cs="Times New Roman"/>
          <w:sz w:val="27"/>
          <w:szCs w:val="27"/>
        </w:rPr>
        <w:t xml:space="preserve"> write the structure all the time.</w:t>
      </w:r>
    </w:p>
    <w:p w14:paraId="0799F351" w14:textId="77777777" w:rsidR="00166251" w:rsidRDefault="00166251">
      <w:pPr>
        <w:spacing w:line="259" w:lineRule="auto"/>
        <w:jc w:val="both"/>
        <w:rPr>
          <w:rFonts w:ascii="Times New Roman" w:eastAsia="Times New Roman" w:hAnsi="Times New Roman" w:cs="Times New Roman"/>
          <w:sz w:val="27"/>
          <w:szCs w:val="27"/>
        </w:rPr>
      </w:pPr>
    </w:p>
    <w:p w14:paraId="4C9329C8" w14:textId="53A9657C" w:rsidR="00166251" w:rsidRPr="003C1DD6" w:rsidRDefault="0055601C" w:rsidP="003C1DD6">
      <w:pPr>
        <w:spacing w:line="259" w:lineRule="auto"/>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Every industry has its own set of design rules for applications. For the most part, they are very similar. Hospitals must bear in mind, however, that the great majority </w:t>
      </w:r>
      <w:r>
        <w:rPr>
          <w:rFonts w:ascii="Times New Roman" w:eastAsia="Times New Roman" w:hAnsi="Times New Roman" w:cs="Times New Roman"/>
          <w:sz w:val="27"/>
          <w:szCs w:val="27"/>
        </w:rPr>
        <w:lastRenderedPageBreak/>
        <w:t xml:space="preserve">of patients who visit </w:t>
      </w:r>
      <w:r w:rsidR="002D5F39">
        <w:rPr>
          <w:rFonts w:ascii="Times New Roman" w:eastAsia="Times New Roman" w:hAnsi="Times New Roman" w:cs="Times New Roman"/>
          <w:sz w:val="27"/>
          <w:szCs w:val="27"/>
        </w:rPr>
        <w:t>their application</w:t>
      </w:r>
      <w:r>
        <w:rPr>
          <w:rFonts w:ascii="Times New Roman" w:eastAsia="Times New Roman" w:hAnsi="Times New Roman" w:cs="Times New Roman"/>
          <w:sz w:val="27"/>
          <w:szCs w:val="27"/>
        </w:rPr>
        <w:t xml:space="preserve"> are searching for urgent help or information prior to making an appointment. As a result, hospitals should aim to follow a set of basic principles that we discussed before. The following characteristics must be provided on hospital websites: It should be straightforward to use. Display the </w:t>
      </w:r>
      <w:proofErr w:type="gramStart"/>
      <w:r>
        <w:rPr>
          <w:rFonts w:ascii="Times New Roman" w:eastAsia="Times New Roman" w:hAnsi="Times New Roman" w:cs="Times New Roman"/>
          <w:sz w:val="27"/>
          <w:szCs w:val="27"/>
        </w:rPr>
        <w:t>most commonly accessed</w:t>
      </w:r>
      <w:proofErr w:type="gramEnd"/>
      <w:r>
        <w:rPr>
          <w:rFonts w:ascii="Times New Roman" w:eastAsia="Times New Roman" w:hAnsi="Times New Roman" w:cs="Times New Roman"/>
          <w:sz w:val="27"/>
          <w:szCs w:val="27"/>
        </w:rPr>
        <w:t xml:space="preserve"> information and files from a central location. Allow anybody to be completely available on a mobile device. We must keep these requirements in mind while designing apps for hospitals.</w:t>
      </w:r>
    </w:p>
    <w:sectPr w:rsidR="00166251" w:rsidRPr="003C1DD6">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F8D6FB" w14:textId="77777777" w:rsidR="005C6B13" w:rsidRDefault="005C6B13">
      <w:pPr>
        <w:spacing w:line="240" w:lineRule="auto"/>
      </w:pPr>
      <w:r>
        <w:separator/>
      </w:r>
    </w:p>
  </w:endnote>
  <w:endnote w:type="continuationSeparator" w:id="0">
    <w:p w14:paraId="70673F6E" w14:textId="77777777" w:rsidR="005C6B13" w:rsidRDefault="005C6B1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rdia New">
    <w:altName w:val="Cordia New"/>
    <w:panose1 w:val="020B0304020202020204"/>
    <w:charset w:val="DE"/>
    <w:family w:val="swiss"/>
    <w:pitch w:val="variable"/>
    <w:sig w:usb0="81000003" w:usb1="00000000" w:usb2="00000000" w:usb3="00000000" w:csb0="00010001" w:csb1="00000000"/>
  </w:font>
  <w:font w:name="Calibri">
    <w:panose1 w:val="020F05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912CB" w14:textId="77777777" w:rsidR="00166251" w:rsidRDefault="0055601C">
    <w:pPr>
      <w:jc w:val="right"/>
      <w:rPr>
        <w:sz w:val="18"/>
        <w:szCs w:val="18"/>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1F7748">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337107" w14:textId="77777777" w:rsidR="005C6B13" w:rsidRDefault="005C6B13">
      <w:pPr>
        <w:spacing w:line="240" w:lineRule="auto"/>
      </w:pPr>
      <w:r>
        <w:separator/>
      </w:r>
    </w:p>
  </w:footnote>
  <w:footnote w:type="continuationSeparator" w:id="0">
    <w:p w14:paraId="5B25EA6A" w14:textId="77777777" w:rsidR="005C6B13" w:rsidRDefault="005C6B13">
      <w:pPr>
        <w:spacing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ardina Kabir">
    <w15:presenceInfo w15:providerId="Windows Live" w15:userId="08e9e833154e5f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6251"/>
    <w:rsid w:val="00001960"/>
    <w:rsid w:val="000A2FFD"/>
    <w:rsid w:val="00101647"/>
    <w:rsid w:val="00166251"/>
    <w:rsid w:val="001E488C"/>
    <w:rsid w:val="001F7748"/>
    <w:rsid w:val="00233BBC"/>
    <w:rsid w:val="00260D84"/>
    <w:rsid w:val="00276584"/>
    <w:rsid w:val="0028236F"/>
    <w:rsid w:val="002D5F39"/>
    <w:rsid w:val="00366EA2"/>
    <w:rsid w:val="003C1DD6"/>
    <w:rsid w:val="003C398A"/>
    <w:rsid w:val="00415431"/>
    <w:rsid w:val="004638B8"/>
    <w:rsid w:val="004C03C2"/>
    <w:rsid w:val="004C049D"/>
    <w:rsid w:val="0055601C"/>
    <w:rsid w:val="0057795E"/>
    <w:rsid w:val="005C6B13"/>
    <w:rsid w:val="005E6234"/>
    <w:rsid w:val="00642B17"/>
    <w:rsid w:val="0068402F"/>
    <w:rsid w:val="007715C4"/>
    <w:rsid w:val="00785272"/>
    <w:rsid w:val="007E37E3"/>
    <w:rsid w:val="007F6C5A"/>
    <w:rsid w:val="00893E32"/>
    <w:rsid w:val="0090775F"/>
    <w:rsid w:val="00941EA4"/>
    <w:rsid w:val="00981889"/>
    <w:rsid w:val="00981CCD"/>
    <w:rsid w:val="0099444C"/>
    <w:rsid w:val="00A331D6"/>
    <w:rsid w:val="00AF48FC"/>
    <w:rsid w:val="00B72688"/>
    <w:rsid w:val="00B75D4C"/>
    <w:rsid w:val="00C2559D"/>
    <w:rsid w:val="00C674A3"/>
    <w:rsid w:val="00C85068"/>
    <w:rsid w:val="00CC2F46"/>
    <w:rsid w:val="00D140DB"/>
    <w:rsid w:val="00D33621"/>
    <w:rsid w:val="00D36030"/>
    <w:rsid w:val="00D5652A"/>
    <w:rsid w:val="00D811D0"/>
    <w:rsid w:val="00D97EE4"/>
    <w:rsid w:val="00E5374D"/>
    <w:rsid w:val="00EB5AA3"/>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3CF97E"/>
  <w15:docId w15:val="{8DF20D26-2F1B-4EE2-9CA5-5B962670C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th-TH"/>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Spacing">
    <w:name w:val="No Spacing"/>
    <w:uiPriority w:val="1"/>
    <w:qFormat/>
    <w:rsid w:val="0090775F"/>
    <w:pPr>
      <w:spacing w:line="240" w:lineRule="auto"/>
    </w:pPr>
    <w:rPr>
      <w:rFonts w:cs="Cordia New"/>
      <w:szCs w:val="28"/>
    </w:rPr>
  </w:style>
  <w:style w:type="paragraph" w:styleId="TOCHeading">
    <w:name w:val="TOC Heading"/>
    <w:basedOn w:val="Heading1"/>
    <w:next w:val="Normal"/>
    <w:uiPriority w:val="39"/>
    <w:unhideWhenUsed/>
    <w:qFormat/>
    <w:rsid w:val="005E6234"/>
    <w:pPr>
      <w:spacing w:before="240" w:after="0" w:line="259" w:lineRule="auto"/>
      <w:outlineLvl w:val="9"/>
    </w:pPr>
    <w:rPr>
      <w:rFonts w:asciiTheme="majorHAnsi" w:eastAsiaTheme="majorEastAsia" w:hAnsiTheme="majorHAnsi" w:cstheme="majorBidi"/>
      <w:color w:val="365F91" w:themeColor="accent1" w:themeShade="BF"/>
      <w:sz w:val="32"/>
      <w:szCs w:val="32"/>
      <w:lang w:val="en-US" w:bidi="ar-SA"/>
    </w:rPr>
  </w:style>
  <w:style w:type="paragraph" w:styleId="TOC1">
    <w:name w:val="toc 1"/>
    <w:basedOn w:val="Normal"/>
    <w:next w:val="Normal"/>
    <w:autoRedefine/>
    <w:uiPriority w:val="39"/>
    <w:unhideWhenUsed/>
    <w:rsid w:val="005E6234"/>
    <w:pPr>
      <w:spacing w:after="100"/>
    </w:pPr>
    <w:rPr>
      <w:rFonts w:cs="Cordia New"/>
      <w:szCs w:val="28"/>
    </w:rPr>
  </w:style>
  <w:style w:type="character" w:styleId="Hyperlink">
    <w:name w:val="Hyperlink"/>
    <w:basedOn w:val="DefaultParagraphFont"/>
    <w:uiPriority w:val="99"/>
    <w:unhideWhenUsed/>
    <w:rsid w:val="005E6234"/>
    <w:rPr>
      <w:color w:val="0000FF" w:themeColor="hyperlink"/>
      <w:u w:val="single"/>
    </w:rPr>
  </w:style>
  <w:style w:type="paragraph" w:styleId="Header">
    <w:name w:val="header"/>
    <w:basedOn w:val="Normal"/>
    <w:link w:val="HeaderChar"/>
    <w:uiPriority w:val="99"/>
    <w:unhideWhenUsed/>
    <w:rsid w:val="005E6234"/>
    <w:pPr>
      <w:tabs>
        <w:tab w:val="center" w:pos="4680"/>
        <w:tab w:val="right" w:pos="9360"/>
      </w:tabs>
      <w:spacing w:line="240" w:lineRule="auto"/>
    </w:pPr>
    <w:rPr>
      <w:rFonts w:cs="Cordia New"/>
      <w:szCs w:val="28"/>
    </w:rPr>
  </w:style>
  <w:style w:type="character" w:customStyle="1" w:styleId="HeaderChar">
    <w:name w:val="Header Char"/>
    <w:basedOn w:val="DefaultParagraphFont"/>
    <w:link w:val="Header"/>
    <w:uiPriority w:val="99"/>
    <w:rsid w:val="005E6234"/>
    <w:rPr>
      <w:rFonts w:cs="Cordia New"/>
      <w:szCs w:val="28"/>
    </w:rPr>
  </w:style>
  <w:style w:type="paragraph" w:styleId="Footer">
    <w:name w:val="footer"/>
    <w:basedOn w:val="Normal"/>
    <w:link w:val="FooterChar"/>
    <w:uiPriority w:val="99"/>
    <w:unhideWhenUsed/>
    <w:rsid w:val="005E6234"/>
    <w:pPr>
      <w:tabs>
        <w:tab w:val="center" w:pos="4680"/>
        <w:tab w:val="right" w:pos="9360"/>
      </w:tabs>
      <w:spacing w:line="240" w:lineRule="auto"/>
    </w:pPr>
    <w:rPr>
      <w:rFonts w:cs="Cordia New"/>
      <w:szCs w:val="28"/>
    </w:rPr>
  </w:style>
  <w:style w:type="character" w:customStyle="1" w:styleId="FooterChar">
    <w:name w:val="Footer Char"/>
    <w:basedOn w:val="DefaultParagraphFont"/>
    <w:link w:val="Footer"/>
    <w:uiPriority w:val="99"/>
    <w:rsid w:val="005E6234"/>
    <w:rPr>
      <w:rFonts w:cs="Cordia New"/>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jpg"/><Relationship Id="rId68" Type="http://schemas.openxmlformats.org/officeDocument/2006/relationships/image" Target="media/image60.jp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jp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jp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82.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jp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image" Target="media/image21.jp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jp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OW+y1KA4X3jtzxm+aT7Qhx3zCAA==">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</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725CF2E-E5D5-4349-A4B1-83971740E1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Pages>
  <Words>3531</Words>
  <Characters>20127</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Fardina Kabir</cp:lastModifiedBy>
  <cp:revision>51</cp:revision>
  <cp:lastPrinted>2023-02-01T14:43:00Z</cp:lastPrinted>
  <dcterms:created xsi:type="dcterms:W3CDTF">2021-10-17T11:27:00Z</dcterms:created>
  <dcterms:modified xsi:type="dcterms:W3CDTF">2023-02-01T14:44:00Z</dcterms:modified>
</cp:coreProperties>
</file>